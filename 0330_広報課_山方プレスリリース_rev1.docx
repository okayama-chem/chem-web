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EA25C4" w14:textId="11CDBFAF" w:rsidR="008F0353" w:rsidRPr="00BB0B8A" w:rsidRDefault="006926DB">
      <w:pPr>
        <w:rPr>
          <w:rFonts w:ascii="Times New Roman" w:eastAsiaTheme="majorEastAsia" w:hAnsi="Times New Roman" w:cs="Times New Roman"/>
          <w:sz w:val="22"/>
        </w:rPr>
      </w:pPr>
      <w:del w:id="0" w:author="作成者">
        <w:r w:rsidDel="00B61B1E">
          <w:rPr>
            <w:noProof/>
          </w:rPr>
          <w:drawing>
            <wp:anchor distT="0" distB="0" distL="114300" distR="114300" simplePos="0" relativeHeight="251703296" behindDoc="0" locked="0" layoutInCell="1" allowOverlap="1" wp14:anchorId="37A1FB02" wp14:editId="1D3F4CE8">
              <wp:simplePos x="0" y="0"/>
              <wp:positionH relativeFrom="column">
                <wp:posOffset>4477385</wp:posOffset>
              </wp:positionH>
              <wp:positionV relativeFrom="paragraph">
                <wp:posOffset>-1135380</wp:posOffset>
              </wp:positionV>
              <wp:extent cx="1473959" cy="645039"/>
              <wp:effectExtent l="0" t="0" r="0" b="3175"/>
              <wp:wrapNone/>
              <wp:docPr id="4" name="図 4" descr="https://www.insc.tohoku.ac.jp/japanese/wp-content/uploads/2025/03/logo-univ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insc.tohoku.ac.jp/japanese/wp-content/uploads/2025/03/logo-univ0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3959" cy="645039"/>
                      </a:xfrm>
                      <a:prstGeom prst="rect">
                        <a:avLst/>
                      </a:prstGeom>
                      <a:noFill/>
                      <a:ln>
                        <a:noFill/>
                      </a:ln>
                    </pic:spPr>
                  </pic:pic>
                </a:graphicData>
              </a:graphic>
              <wp14:sizeRelH relativeFrom="margin">
                <wp14:pctWidth>0</wp14:pctWidth>
              </wp14:sizeRelH>
              <wp14:sizeRelV relativeFrom="margin">
                <wp14:pctHeight>0</wp14:pctHeight>
              </wp14:sizeRelV>
            </wp:anchor>
          </w:drawing>
        </w:r>
      </w:del>
      <w:r w:rsidRPr="00BB0B8A">
        <w:rPr>
          <w:rFonts w:ascii="Times New Roman" w:eastAsiaTheme="majorEastAsia" w:hAnsi="Times New Roman" w:cs="Times New Roman" w:hint="eastAsia"/>
          <w:noProof/>
          <w:sz w:val="22"/>
        </w:rPr>
        <mc:AlternateContent>
          <mc:Choice Requires="wps">
            <w:drawing>
              <wp:anchor distT="0" distB="0" distL="114300" distR="114300" simplePos="0" relativeHeight="251691008" behindDoc="0" locked="0" layoutInCell="1" allowOverlap="1" wp14:anchorId="412E8E79" wp14:editId="14A6C405">
                <wp:simplePos x="0" y="0"/>
                <wp:positionH relativeFrom="margin">
                  <wp:posOffset>16500</wp:posOffset>
                </wp:positionH>
                <wp:positionV relativeFrom="paragraph">
                  <wp:posOffset>49454</wp:posOffset>
                </wp:positionV>
                <wp:extent cx="3019425" cy="790575"/>
                <wp:effectExtent l="0" t="0" r="0" b="0"/>
                <wp:wrapNone/>
                <wp:docPr id="2" name="テキスト ボックス 2"/>
                <wp:cNvGraphicFramePr/>
                <a:graphic xmlns:a="http://schemas.openxmlformats.org/drawingml/2006/main">
                  <a:graphicData uri="http://schemas.microsoft.com/office/word/2010/wordprocessingShape">
                    <wps:wsp>
                      <wps:cNvSpPr txBox="1"/>
                      <wps:spPr>
                        <a:xfrm>
                          <a:off x="0" y="0"/>
                          <a:ext cx="3019425" cy="7905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8105A5" w14:textId="77777777" w:rsidR="00096761" w:rsidRPr="00096761" w:rsidRDefault="00096761" w:rsidP="00096761">
                            <w:pPr>
                              <w:rPr>
                                <w:rFonts w:ascii="Times New Roman" w:eastAsiaTheme="majorEastAsia" w:hAnsi="Times New Roman" w:cs="Times New Roman"/>
                                <w:sz w:val="22"/>
                                <w:szCs w:val="24"/>
                              </w:rPr>
                            </w:pPr>
                            <w:r w:rsidRPr="00096761">
                              <w:rPr>
                                <w:rFonts w:ascii="Times New Roman" w:eastAsiaTheme="majorEastAsia" w:hAnsi="Times New Roman" w:cs="Times New Roman" w:hint="eastAsia"/>
                                <w:sz w:val="22"/>
                                <w:szCs w:val="24"/>
                              </w:rPr>
                              <w:t>岡山大学</w:t>
                            </w:r>
                            <w:r w:rsidRPr="00096761">
                              <w:rPr>
                                <w:rFonts w:ascii="Times New Roman" w:eastAsiaTheme="majorEastAsia" w:hAnsi="Times New Roman" w:cs="Times New Roman"/>
                                <w:sz w:val="22"/>
                                <w:szCs w:val="24"/>
                              </w:rPr>
                              <w:t>記者クラブ</w:t>
                            </w:r>
                          </w:p>
                          <w:p w14:paraId="6BC26F31" w14:textId="77777777" w:rsidR="00096761" w:rsidRPr="00096761" w:rsidRDefault="00096761" w:rsidP="00096761">
                            <w:pPr>
                              <w:rPr>
                                <w:rFonts w:ascii="Times New Roman" w:eastAsiaTheme="majorEastAsia" w:hAnsi="Times New Roman" w:cs="Times New Roman"/>
                                <w:sz w:val="22"/>
                                <w:szCs w:val="24"/>
                              </w:rPr>
                            </w:pPr>
                            <w:r w:rsidRPr="00096761">
                              <w:rPr>
                                <w:rFonts w:ascii="Times New Roman" w:eastAsiaTheme="majorEastAsia" w:hAnsi="Times New Roman" w:cs="Times New Roman" w:hint="eastAsia"/>
                                <w:sz w:val="22"/>
                                <w:szCs w:val="24"/>
                              </w:rPr>
                              <w:t>文部科学</w:t>
                            </w:r>
                            <w:r w:rsidRPr="00096761">
                              <w:rPr>
                                <w:rFonts w:ascii="Times New Roman" w:eastAsiaTheme="majorEastAsia" w:hAnsi="Times New Roman" w:cs="Times New Roman"/>
                                <w:sz w:val="22"/>
                                <w:szCs w:val="24"/>
                              </w:rPr>
                              <w:t>記者会</w:t>
                            </w:r>
                          </w:p>
                          <w:p w14:paraId="1D30AC5B" w14:textId="77777777" w:rsidR="00096761" w:rsidRPr="00096761" w:rsidRDefault="00096761" w:rsidP="00096761">
                            <w:pPr>
                              <w:rPr>
                                <w:sz w:val="20"/>
                              </w:rPr>
                            </w:pPr>
                            <w:r w:rsidRPr="00096761">
                              <w:rPr>
                                <w:rFonts w:ascii="Times New Roman" w:eastAsiaTheme="majorEastAsia" w:hAnsi="Times New Roman" w:cs="Times New Roman" w:hint="eastAsia"/>
                                <w:sz w:val="22"/>
                                <w:szCs w:val="24"/>
                              </w:rPr>
                              <w:t>科学</w:t>
                            </w:r>
                            <w:r w:rsidRPr="00096761">
                              <w:rPr>
                                <w:rFonts w:ascii="Times New Roman" w:eastAsiaTheme="majorEastAsia" w:hAnsi="Times New Roman" w:cs="Times New Roman"/>
                                <w:sz w:val="22"/>
                                <w:szCs w:val="24"/>
                              </w:rPr>
                              <w:t>記者会　　　　　　御中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12E8E79" id="_x0000_t202" coordsize="21600,21600" o:spt="202" path="m,l,21600r21600,l21600,xe">
                <v:stroke joinstyle="miter"/>
                <v:path gradientshapeok="t" o:connecttype="rect"/>
              </v:shapetype>
              <v:shape id="テキスト ボックス 2" o:spid="_x0000_s1026" type="#_x0000_t202" style="position:absolute;left:0;text-align:left;margin-left:1.3pt;margin-top:3.9pt;width:237.75pt;height:62.25pt;z-index:2516910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" filled="f" stroked="f" strokeweight=".5pt">
                <v:textbox>
                  <w:txbxContent>
                    <w:p w14:paraId="378105A5" w14:textId="77777777" w:rsidR="00096761" w:rsidRPr="00096761" w:rsidRDefault="00096761" w:rsidP="00096761">
                      <w:pPr>
                        <w:rPr>
                          <w:rFonts w:ascii="Times New Roman" w:eastAsiaTheme="majorEastAsia" w:hAnsi="Times New Roman" w:cs="Times New Roman"/>
                          <w:sz w:val="22"/>
                          <w:szCs w:val="24"/>
                        </w:rPr>
                      </w:pPr>
                      <w:r w:rsidRPr="00096761">
                        <w:rPr>
                          <w:rFonts w:ascii="Times New Roman" w:eastAsiaTheme="majorEastAsia" w:hAnsi="Times New Roman" w:cs="Times New Roman" w:hint="eastAsia"/>
                          <w:sz w:val="22"/>
                          <w:szCs w:val="24"/>
                        </w:rPr>
                        <w:t>岡山大学</w:t>
                      </w:r>
                      <w:r w:rsidRPr="00096761">
                        <w:rPr>
                          <w:rFonts w:ascii="Times New Roman" w:eastAsiaTheme="majorEastAsia" w:hAnsi="Times New Roman" w:cs="Times New Roman"/>
                          <w:sz w:val="22"/>
                          <w:szCs w:val="24"/>
                        </w:rPr>
                        <w:t>記者クラブ</w:t>
                      </w:r>
                    </w:p>
                    <w:p w14:paraId="6BC26F31" w14:textId="77777777" w:rsidR="00096761" w:rsidRPr="00096761" w:rsidRDefault="00096761" w:rsidP="00096761">
                      <w:pPr>
                        <w:rPr>
                          <w:rFonts w:ascii="Times New Roman" w:eastAsiaTheme="majorEastAsia" w:hAnsi="Times New Roman" w:cs="Times New Roman"/>
                          <w:sz w:val="22"/>
                          <w:szCs w:val="24"/>
                        </w:rPr>
                      </w:pPr>
                      <w:r w:rsidRPr="00096761">
                        <w:rPr>
                          <w:rFonts w:ascii="Times New Roman" w:eastAsiaTheme="majorEastAsia" w:hAnsi="Times New Roman" w:cs="Times New Roman" w:hint="eastAsia"/>
                          <w:sz w:val="22"/>
                          <w:szCs w:val="24"/>
                        </w:rPr>
                        <w:t>文部科学</w:t>
                      </w:r>
                      <w:r w:rsidRPr="00096761">
                        <w:rPr>
                          <w:rFonts w:ascii="Times New Roman" w:eastAsiaTheme="majorEastAsia" w:hAnsi="Times New Roman" w:cs="Times New Roman"/>
                          <w:sz w:val="22"/>
                          <w:szCs w:val="24"/>
                        </w:rPr>
                        <w:t>記者会</w:t>
                      </w:r>
                    </w:p>
                    <w:p w14:paraId="1D30AC5B" w14:textId="77777777" w:rsidR="00096761" w:rsidRPr="00096761" w:rsidRDefault="00096761" w:rsidP="00096761">
                      <w:pPr>
                        <w:rPr>
                          <w:sz w:val="20"/>
                        </w:rPr>
                      </w:pPr>
                      <w:r w:rsidRPr="00096761">
                        <w:rPr>
                          <w:rFonts w:ascii="Times New Roman" w:eastAsiaTheme="majorEastAsia" w:hAnsi="Times New Roman" w:cs="Times New Roman" w:hint="eastAsia"/>
                          <w:sz w:val="22"/>
                          <w:szCs w:val="24"/>
                        </w:rPr>
                        <w:t>科学</w:t>
                      </w:r>
                      <w:r w:rsidRPr="00096761">
                        <w:rPr>
                          <w:rFonts w:ascii="Times New Roman" w:eastAsiaTheme="majorEastAsia" w:hAnsi="Times New Roman" w:cs="Times New Roman"/>
                          <w:sz w:val="22"/>
                          <w:szCs w:val="24"/>
                        </w:rPr>
                        <w:t>記者会　　　　　　御中</w:t>
                      </w:r>
                    </w:p>
                  </w:txbxContent>
                </v:textbox>
                <w10:wrap anchorx="margin"/>
              </v:shape>
            </w:pict>
          </mc:Fallback>
        </mc:AlternateContent>
      </w:r>
      <w:del w:id="1" w:author="作成者">
        <w:r w:rsidR="00096761" w:rsidRPr="00096761" w:rsidDel="00A82C8F">
          <w:rPr>
            <w:rFonts w:ascii="ＭＳ ゴシック" w:eastAsia="ＭＳ ゴシック" w:hAnsi="ＭＳ ゴシック"/>
            <w:noProof/>
            <w:w w:val="99"/>
            <w:sz w:val="36"/>
            <w:szCs w:val="36"/>
            <w:fitText w:val="2400" w:id="918276608"/>
          </w:rPr>
          <mc:AlternateContent>
            <mc:Choice Requires="wps">
              <w:drawing>
                <wp:anchor distT="0" distB="0" distL="114300" distR="114300" simplePos="0" relativeHeight="251695104" behindDoc="0" locked="0" layoutInCell="1" allowOverlap="1" wp14:anchorId="4C196C90" wp14:editId="6803B2B6">
                  <wp:simplePos x="0" y="0"/>
                  <wp:positionH relativeFrom="column">
                    <wp:posOffset>5086350</wp:posOffset>
                  </wp:positionH>
                  <wp:positionV relativeFrom="paragraph">
                    <wp:posOffset>-1162685</wp:posOffset>
                  </wp:positionV>
                  <wp:extent cx="1143000" cy="272415"/>
                  <wp:effectExtent l="0" t="0" r="19050" b="13335"/>
                  <wp:wrapNone/>
                  <wp:docPr id="1" name="テキスト ボックス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2415"/>
                          </a:xfrm>
                          <a:prstGeom prst="rect">
                            <a:avLst/>
                          </a:prstGeom>
                          <a:solidFill>
                            <a:srgbClr val="FFFFFF"/>
                          </a:solidFill>
                          <a:ln w="9525">
                            <a:solidFill>
                              <a:srgbClr val="000000"/>
                            </a:solidFill>
                            <a:miter lim="800000"/>
                            <a:headEnd/>
                            <a:tailEnd/>
                          </a:ln>
                        </wps:spPr>
                        <wps:txbx>
                          <w:txbxContent>
                            <w:p w14:paraId="689A015A" w14:textId="77777777" w:rsidR="00096761" w:rsidRPr="00E31FE0" w:rsidRDefault="00096761" w:rsidP="00096761">
                              <w:pPr>
                                <w:jc w:val="center"/>
                                <w:rPr>
                                  <w:rFonts w:ascii="ＭＳ ゴシック" w:eastAsia="ＭＳ ゴシック" w:hAnsi="ＭＳ ゴシック"/>
                                  <w:b/>
                                </w:rPr>
                              </w:pPr>
                              <w:r w:rsidRPr="00E31FE0">
                                <w:rPr>
                                  <w:rFonts w:ascii="ＭＳ ゴシック" w:eastAsia="ＭＳ ゴシック" w:hAnsi="ＭＳ ゴシック" w:hint="eastAsia"/>
                                  <w:b/>
                                </w:rPr>
                                <w:t>様式</w:t>
                              </w:r>
                              <w:r>
                                <w:rPr>
                                  <w:rFonts w:ascii="ＭＳ ゴシック" w:eastAsia="ＭＳ ゴシック" w:hAnsi="ＭＳ ゴシック" w:hint="eastAsia"/>
                                  <w:b/>
                                </w:rPr>
                                <w:t>５</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196C90" id="テキスト ボックス 1" o:spid="_x0000_s1027" type="#_x0000_t202" style="position:absolute;left:0;text-align:left;margin-left:400.5pt;margin-top:-91.55pt;width:90pt;height:21.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">
                  <v:textbox>
                    <w:txbxContent>
                      <w:p w14:paraId="689A015A" w14:textId="77777777" w:rsidR="00096761" w:rsidRPr="00E31FE0" w:rsidRDefault="00096761" w:rsidP="00096761">
                        <w:pPr>
                          <w:jc w:val="center"/>
                          <w:rPr>
                            <w:rFonts w:ascii="ＭＳ ゴシック" w:eastAsia="ＭＳ ゴシック" w:hAnsi="ＭＳ ゴシック"/>
                            <w:b/>
                          </w:rPr>
                        </w:pPr>
                        <w:r w:rsidRPr="00E31FE0">
                          <w:rPr>
                            <w:rFonts w:ascii="ＭＳ ゴシック" w:eastAsia="ＭＳ ゴシック" w:hAnsi="ＭＳ ゴシック" w:hint="eastAsia"/>
                            <w:b/>
                          </w:rPr>
                          <w:t>様式</w:t>
                        </w:r>
                        <w:r>
                          <w:rPr>
                            <w:rFonts w:ascii="ＭＳ ゴシック" w:eastAsia="ＭＳ ゴシック" w:hAnsi="ＭＳ ゴシック" w:hint="eastAsia"/>
                            <w:b/>
                          </w:rPr>
                          <w:t>５</w:t>
                        </w:r>
                      </w:p>
                    </w:txbxContent>
                  </v:textbox>
                </v:shape>
              </w:pict>
            </mc:Fallback>
          </mc:AlternateContent>
        </w:r>
        <w:r w:rsidR="00096761" w:rsidDel="00A82C8F">
          <w:rPr>
            <w:rFonts w:ascii="ＭＳ ゴシック" w:eastAsia="ＭＳ ゴシック" w:hAnsi="ＭＳ ゴシック"/>
            <w:noProof/>
            <w:sz w:val="36"/>
            <w:szCs w:val="36"/>
          </w:rPr>
          <mc:AlternateContent>
            <mc:Choice Requires="wps">
              <w:drawing>
                <wp:anchor distT="0" distB="0" distL="114300" distR="114300" simplePos="0" relativeHeight="251693056" behindDoc="0" locked="0" layoutInCell="1" allowOverlap="1" wp14:anchorId="2C0D66AB" wp14:editId="277280F8">
                  <wp:simplePos x="0" y="0"/>
                  <wp:positionH relativeFrom="column">
                    <wp:posOffset>2343150</wp:posOffset>
                  </wp:positionH>
                  <wp:positionV relativeFrom="paragraph">
                    <wp:posOffset>-1181735</wp:posOffset>
                  </wp:positionV>
                  <wp:extent cx="1800225" cy="272415"/>
                  <wp:effectExtent l="0" t="0" r="9525" b="0"/>
                  <wp:wrapNone/>
                  <wp:docPr id="9" name="テキスト ボックス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272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0735F7" w14:textId="77777777" w:rsidR="00096761" w:rsidRPr="00E31FE0" w:rsidRDefault="00096761" w:rsidP="00096761">
                              <w:pPr>
                                <w:jc w:val="center"/>
                                <w:rPr>
                                  <w:rFonts w:ascii="ＭＳ ゴシック" w:eastAsia="ＭＳ ゴシック" w:hAnsi="ＭＳ ゴシック"/>
                                  <w:b/>
                                </w:rPr>
                              </w:pPr>
                              <w:r>
                                <w:rPr>
                                  <w:rFonts w:ascii="ＭＳ ゴシック" w:eastAsia="ＭＳ ゴシック" w:hAnsi="ＭＳ ゴシック" w:hint="eastAsia"/>
                                  <w:b/>
                                </w:rPr>
                                <w:t>（研究成果発表）</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0D66AB" id="テキスト ボックス 9" o:spid="_x0000_s1028" type="#_x0000_t202" style="position:absolute;left:0;text-align:left;margin-left:184.5pt;margin-top:-93.05pt;width:141.75pt;height:21.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" stroked="f">
                  <v:textbox>
                    <w:txbxContent>
                      <w:p w14:paraId="700735F7" w14:textId="77777777" w:rsidR="00096761" w:rsidRPr="00E31FE0" w:rsidRDefault="00096761" w:rsidP="00096761">
                        <w:pPr>
                          <w:jc w:val="center"/>
                          <w:rPr>
                            <w:rFonts w:ascii="ＭＳ ゴシック" w:eastAsia="ＭＳ ゴシック" w:hAnsi="ＭＳ ゴシック"/>
                            <w:b/>
                          </w:rPr>
                        </w:pPr>
                        <w:r>
                          <w:rPr>
                            <w:rFonts w:ascii="ＭＳ ゴシック" w:eastAsia="ＭＳ ゴシック" w:hAnsi="ＭＳ ゴシック" w:hint="eastAsia"/>
                            <w:b/>
                          </w:rPr>
                          <w:t>（研究成果発表）</w:t>
                        </w:r>
                      </w:p>
                    </w:txbxContent>
                  </v:textbox>
                </v:shape>
              </w:pict>
            </mc:Fallback>
          </mc:AlternateContent>
        </w:r>
      </w:del>
    </w:p>
    <w:p w14:paraId="04B7C5D8" w14:textId="77777777" w:rsidR="002432CC" w:rsidRPr="00BB0B8A" w:rsidRDefault="004D300C" w:rsidP="002432CC">
      <w:pPr>
        <w:jc w:val="right"/>
        <w:rPr>
          <w:rFonts w:ascii="Times New Roman" w:eastAsiaTheme="majorEastAsia" w:hAnsi="Times New Roman" w:cs="Times New Roman"/>
          <w:sz w:val="22"/>
        </w:rPr>
      </w:pPr>
      <w:r w:rsidRPr="005B19FC">
        <w:rPr>
          <w:rFonts w:ascii="Times New Roman" w:eastAsiaTheme="majorEastAsia" w:hAnsi="Times New Roman" w:cs="Times New Roman" w:hint="eastAsia"/>
          <w:spacing w:val="22"/>
          <w:w w:val="99"/>
          <w:kern w:val="0"/>
          <w:sz w:val="22"/>
          <w:fitText w:val="2400" w:id="918276608"/>
        </w:rPr>
        <w:t>令和</w:t>
      </w:r>
      <w:r w:rsidR="002432CC" w:rsidRPr="005B19FC">
        <w:rPr>
          <w:rFonts w:ascii="Times New Roman" w:eastAsiaTheme="majorEastAsia" w:hAnsi="Times New Roman" w:cs="Times New Roman" w:hint="eastAsia"/>
          <w:spacing w:val="22"/>
          <w:w w:val="77"/>
          <w:kern w:val="0"/>
          <w:sz w:val="22"/>
          <w:fitText w:val="2400" w:id="918276608"/>
        </w:rPr>
        <w:t>〇〇</w:t>
      </w:r>
      <w:r w:rsidR="002432CC" w:rsidRPr="005B19FC">
        <w:rPr>
          <w:rFonts w:ascii="Times New Roman" w:eastAsiaTheme="majorEastAsia" w:hAnsi="Times New Roman" w:cs="Times New Roman"/>
          <w:spacing w:val="22"/>
          <w:w w:val="77"/>
          <w:kern w:val="0"/>
          <w:sz w:val="22"/>
          <w:fitText w:val="2400" w:id="918276608"/>
        </w:rPr>
        <w:t>年</w:t>
      </w:r>
      <w:r w:rsidR="002432CC" w:rsidRPr="005B19FC">
        <w:rPr>
          <w:rFonts w:ascii="Times New Roman" w:eastAsiaTheme="majorEastAsia" w:hAnsi="Times New Roman" w:cs="Times New Roman" w:hint="eastAsia"/>
          <w:spacing w:val="22"/>
          <w:w w:val="77"/>
          <w:kern w:val="0"/>
          <w:sz w:val="22"/>
          <w:fitText w:val="2400" w:id="918276608"/>
        </w:rPr>
        <w:t>〇〇</w:t>
      </w:r>
      <w:r w:rsidR="002432CC" w:rsidRPr="005B19FC">
        <w:rPr>
          <w:rFonts w:ascii="Times New Roman" w:eastAsiaTheme="majorEastAsia" w:hAnsi="Times New Roman" w:cs="Times New Roman"/>
          <w:spacing w:val="22"/>
          <w:w w:val="77"/>
          <w:kern w:val="0"/>
          <w:sz w:val="22"/>
          <w:fitText w:val="2400" w:id="918276608"/>
        </w:rPr>
        <w:t>月</w:t>
      </w:r>
      <w:r w:rsidR="002432CC" w:rsidRPr="005B19FC">
        <w:rPr>
          <w:rFonts w:ascii="Times New Roman" w:eastAsiaTheme="majorEastAsia" w:hAnsi="Times New Roman" w:cs="Times New Roman" w:hint="eastAsia"/>
          <w:spacing w:val="22"/>
          <w:w w:val="77"/>
          <w:kern w:val="0"/>
          <w:sz w:val="22"/>
          <w:fitText w:val="2400" w:id="918276608"/>
        </w:rPr>
        <w:t>〇〇</w:t>
      </w:r>
      <w:r w:rsidR="002432CC" w:rsidRPr="005B19FC">
        <w:rPr>
          <w:rFonts w:ascii="Times New Roman" w:eastAsiaTheme="majorEastAsia" w:hAnsi="Times New Roman" w:cs="Times New Roman"/>
          <w:spacing w:val="5"/>
          <w:w w:val="77"/>
          <w:kern w:val="0"/>
          <w:sz w:val="22"/>
          <w:fitText w:val="2400" w:id="918276608"/>
        </w:rPr>
        <w:t>日</w:t>
      </w:r>
    </w:p>
    <w:p w14:paraId="5E0060C4" w14:textId="77777777" w:rsidR="00EF50FC" w:rsidRPr="00EF50FC" w:rsidRDefault="00EF50FC" w:rsidP="00EF50FC">
      <w:pPr>
        <w:jc w:val="right"/>
        <w:rPr>
          <w:rFonts w:ascii="Times New Roman" w:eastAsiaTheme="majorEastAsia" w:hAnsi="Times New Roman" w:cs="Times New Roman"/>
          <w:spacing w:val="1"/>
          <w:kern w:val="0"/>
          <w:sz w:val="22"/>
        </w:rPr>
      </w:pPr>
      <w:r w:rsidRPr="00E81BCA">
        <w:rPr>
          <w:rFonts w:ascii="Times New Roman" w:eastAsiaTheme="majorEastAsia" w:hAnsi="Times New Roman" w:cs="Times New Roman" w:hint="eastAsia"/>
          <w:spacing w:val="253"/>
          <w:kern w:val="0"/>
          <w:sz w:val="22"/>
          <w:fitText w:val="2400" w:id="-470589695"/>
          <w:rPrChange w:id="2" w:author="作成者">
            <w:rPr>
              <w:rFonts w:ascii="Times New Roman" w:eastAsiaTheme="majorEastAsia" w:hAnsi="Times New Roman" w:cs="Times New Roman" w:hint="eastAsia"/>
              <w:spacing w:val="253"/>
              <w:kern w:val="0"/>
              <w:sz w:val="22"/>
            </w:rPr>
          </w:rPrChange>
        </w:rPr>
        <w:t>岡山大</w:t>
      </w:r>
      <w:r w:rsidRPr="00E81BCA">
        <w:rPr>
          <w:rFonts w:ascii="Times New Roman" w:eastAsiaTheme="majorEastAsia" w:hAnsi="Times New Roman" w:cs="Times New Roman" w:hint="eastAsia"/>
          <w:spacing w:val="1"/>
          <w:kern w:val="0"/>
          <w:sz w:val="22"/>
          <w:fitText w:val="2400" w:id="-470589695"/>
          <w:rPrChange w:id="3" w:author="作成者">
            <w:rPr>
              <w:rFonts w:ascii="Times New Roman" w:eastAsiaTheme="majorEastAsia" w:hAnsi="Times New Roman" w:cs="Times New Roman" w:hint="eastAsia"/>
              <w:spacing w:val="1"/>
              <w:kern w:val="0"/>
              <w:sz w:val="22"/>
            </w:rPr>
          </w:rPrChange>
        </w:rPr>
        <w:t>学</w:t>
      </w:r>
    </w:p>
    <w:p w14:paraId="32EBE77E" w14:textId="20BA31A6" w:rsidR="00EF50FC" w:rsidRPr="00EF50FC" w:rsidRDefault="00EF50FC" w:rsidP="00EF50FC">
      <w:pPr>
        <w:jc w:val="right"/>
        <w:rPr>
          <w:rFonts w:ascii="Times New Roman" w:eastAsiaTheme="majorEastAsia" w:hAnsi="Times New Roman" w:cs="Times New Roman"/>
          <w:spacing w:val="253"/>
          <w:kern w:val="0"/>
          <w:sz w:val="22"/>
        </w:rPr>
      </w:pPr>
      <w:r>
        <w:rPr>
          <w:rFonts w:ascii="Times New Roman" w:eastAsiaTheme="majorEastAsia" w:hAnsi="Times New Roman" w:cs="Times New Roman" w:hint="eastAsia"/>
          <w:spacing w:val="253"/>
          <w:kern w:val="0"/>
          <w:sz w:val="22"/>
        </w:rPr>
        <w:t>信州</w:t>
      </w:r>
      <w:r w:rsidRPr="00EF50FC">
        <w:rPr>
          <w:rFonts w:ascii="Times New Roman" w:eastAsiaTheme="majorEastAsia" w:hAnsi="Times New Roman" w:cs="Times New Roman" w:hint="eastAsia"/>
          <w:spacing w:val="253"/>
          <w:kern w:val="0"/>
          <w:sz w:val="22"/>
        </w:rPr>
        <w:t>大</w:t>
      </w:r>
      <w:r>
        <w:rPr>
          <w:rFonts w:ascii="Times New Roman" w:eastAsiaTheme="majorEastAsia" w:hAnsi="Times New Roman" w:cs="Times New Roman" w:hint="eastAsia"/>
          <w:kern w:val="0"/>
          <w:sz w:val="22"/>
        </w:rPr>
        <w:t>学</w:t>
      </w:r>
    </w:p>
    <w:p w14:paraId="07D963B1" w14:textId="69BE802E" w:rsidR="00096761" w:rsidDel="008D3D0F" w:rsidRDefault="00C503AF" w:rsidP="00DA684E">
      <w:pPr>
        <w:jc w:val="center"/>
        <w:rPr>
          <w:del w:id="4" w:author="作成者"/>
          <w:rFonts w:ascii="Times New Roman" w:eastAsiaTheme="majorEastAsia" w:hAnsi="Times New Roman" w:cs="Times New Roman"/>
          <w:color w:val="FF0000"/>
          <w:sz w:val="22"/>
          <w:u w:val="single"/>
        </w:rPr>
      </w:pPr>
      <w:del w:id="5" w:author="作成者">
        <w:r w:rsidRPr="00941E8C" w:rsidDel="008D3D0F">
          <w:rPr>
            <w:rFonts w:ascii="Times New Roman" w:eastAsiaTheme="majorEastAsia" w:hAnsi="Times New Roman" w:cs="Times New Roman" w:hint="eastAsia"/>
            <w:color w:val="FF0000"/>
            <w:sz w:val="22"/>
            <w:u w:val="single"/>
          </w:rPr>
          <w:delText>報道解禁</w:delText>
        </w:r>
        <w:r w:rsidRPr="00941E8C" w:rsidDel="008D3D0F">
          <w:rPr>
            <w:rFonts w:ascii="Times New Roman" w:eastAsiaTheme="majorEastAsia" w:hAnsi="Times New Roman" w:cs="Times New Roman"/>
            <w:color w:val="FF0000"/>
            <w:sz w:val="22"/>
            <w:u w:val="single"/>
          </w:rPr>
          <w:delText>：</w:delText>
        </w:r>
        <w:r w:rsidDel="008D3D0F">
          <w:rPr>
            <w:rFonts w:ascii="Times New Roman" w:eastAsiaTheme="majorEastAsia" w:hAnsi="Times New Roman" w:cs="Times New Roman" w:hint="eastAsia"/>
            <w:color w:val="FF0000"/>
            <w:sz w:val="22"/>
            <w:u w:val="single"/>
          </w:rPr>
          <w:delText>令和</w:delText>
        </w:r>
        <w:r w:rsidRPr="00941E8C" w:rsidDel="008D3D0F">
          <w:rPr>
            <w:rFonts w:ascii="Times New Roman" w:eastAsiaTheme="majorEastAsia" w:hAnsi="Times New Roman" w:cs="Times New Roman"/>
            <w:color w:val="FF0000"/>
            <w:sz w:val="22"/>
            <w:u w:val="single"/>
          </w:rPr>
          <w:delText>〇年〇</w:delText>
        </w:r>
        <w:r w:rsidRPr="00941E8C" w:rsidDel="008D3D0F">
          <w:rPr>
            <w:rFonts w:ascii="Times New Roman" w:eastAsiaTheme="majorEastAsia" w:hAnsi="Times New Roman" w:cs="Times New Roman" w:hint="eastAsia"/>
            <w:color w:val="FF0000"/>
            <w:sz w:val="22"/>
            <w:u w:val="single"/>
          </w:rPr>
          <w:delText>月</w:delText>
        </w:r>
        <w:r w:rsidRPr="00941E8C" w:rsidDel="008D3D0F">
          <w:rPr>
            <w:rFonts w:ascii="Times New Roman" w:eastAsiaTheme="majorEastAsia" w:hAnsi="Times New Roman" w:cs="Times New Roman"/>
            <w:color w:val="FF0000"/>
            <w:sz w:val="22"/>
            <w:u w:val="single"/>
          </w:rPr>
          <w:delText>〇日（〇）午前〇時（新聞は〇日</w:delText>
        </w:r>
        <w:r w:rsidRPr="00941E8C" w:rsidDel="008D3D0F">
          <w:rPr>
            <w:rFonts w:ascii="Times New Roman" w:eastAsiaTheme="majorEastAsia" w:hAnsi="Times New Roman" w:cs="Times New Roman" w:hint="eastAsia"/>
            <w:color w:val="FF0000"/>
            <w:sz w:val="22"/>
            <w:u w:val="single"/>
          </w:rPr>
          <w:delText>〇刊より</w:delText>
        </w:r>
        <w:r w:rsidRPr="00941E8C" w:rsidDel="008D3D0F">
          <w:rPr>
            <w:rFonts w:ascii="Times New Roman" w:eastAsiaTheme="majorEastAsia" w:hAnsi="Times New Roman" w:cs="Times New Roman"/>
            <w:color w:val="FF0000"/>
            <w:sz w:val="22"/>
            <w:u w:val="single"/>
          </w:rPr>
          <w:delText>）</w:delText>
        </w:r>
      </w:del>
    </w:p>
    <w:p w14:paraId="4C484B5D" w14:textId="77777777" w:rsidR="008D3D0F" w:rsidRPr="00C503AF" w:rsidRDefault="008D3D0F" w:rsidP="005C3ECB">
      <w:pPr>
        <w:rPr>
          <w:ins w:id="6" w:author="作成者"/>
          <w:rFonts w:ascii="Times New Roman" w:eastAsiaTheme="majorEastAsia" w:hAnsi="Times New Roman" w:cs="Times New Roman"/>
          <w:sz w:val="22"/>
          <w:u w:val="single"/>
        </w:rPr>
      </w:pPr>
    </w:p>
    <w:p w14:paraId="7B0A6FA8" w14:textId="205DC960" w:rsidR="00DA684E" w:rsidRPr="00DA684E" w:rsidRDefault="00C2534E" w:rsidP="00DA684E">
      <w:pPr>
        <w:jc w:val="center"/>
        <w:rPr>
          <w:rFonts w:ascii="Times New Roman" w:eastAsiaTheme="majorEastAsia" w:hAnsi="Times New Roman" w:cs="Times New Roman"/>
          <w:b/>
          <w:sz w:val="28"/>
          <w:szCs w:val="28"/>
          <w:u w:val="single"/>
        </w:rPr>
      </w:pPr>
      <w:ins w:id="7" w:author="作成者">
        <w:r>
          <w:rPr>
            <w:rFonts w:ascii="Times New Roman" w:eastAsiaTheme="majorEastAsia" w:hAnsi="Times New Roman" w:cs="Times New Roman" w:hint="eastAsia"/>
            <w:b/>
            <w:sz w:val="28"/>
            <w:szCs w:val="28"/>
            <w:u w:val="single"/>
          </w:rPr>
          <w:t>クリーンエネルギーで注目！</w:t>
        </w:r>
        <w:r w:rsidR="00AA6CF1" w:rsidRPr="00AA6CF1">
          <w:rPr>
            <w:rFonts w:ascii="Times New Roman" w:eastAsiaTheme="majorEastAsia" w:hAnsi="Times New Roman" w:cs="Times New Roman" w:hint="eastAsia"/>
            <w:b/>
            <w:sz w:val="28"/>
            <w:szCs w:val="28"/>
            <w:u w:val="single"/>
          </w:rPr>
          <w:t>可視光</w:t>
        </w:r>
        <w:r w:rsidR="00AA6CF1">
          <w:rPr>
            <w:rFonts w:ascii="Times New Roman" w:eastAsiaTheme="majorEastAsia" w:hAnsi="Times New Roman" w:cs="Times New Roman" w:hint="eastAsia"/>
            <w:b/>
            <w:sz w:val="28"/>
            <w:szCs w:val="28"/>
            <w:u w:val="single"/>
          </w:rPr>
          <w:t>応答型</w:t>
        </w:r>
        <w:r w:rsidR="00AA6CF1" w:rsidRPr="00AA6CF1">
          <w:rPr>
            <w:rFonts w:ascii="Times New Roman" w:eastAsiaTheme="majorEastAsia" w:hAnsi="Times New Roman" w:cs="Times New Roman" w:hint="eastAsia"/>
            <w:b/>
            <w:sz w:val="28"/>
            <w:szCs w:val="28"/>
            <w:u w:val="single"/>
          </w:rPr>
          <w:t>光触媒の長年の謎を解明</w:t>
        </w:r>
      </w:ins>
      <w:del w:id="8" w:author="作成者">
        <w:r w:rsidR="00DA684E" w:rsidRPr="00DA684E" w:rsidDel="00AA6CF1">
          <w:rPr>
            <w:rFonts w:ascii="Times New Roman" w:eastAsiaTheme="majorEastAsia" w:hAnsi="Times New Roman" w:cs="Times New Roman" w:hint="eastAsia"/>
            <w:b/>
            <w:sz w:val="28"/>
            <w:szCs w:val="28"/>
            <w:u w:val="single"/>
          </w:rPr>
          <w:delText>光触媒の「欠陥は悪」という常識を覆す発見</w:delText>
        </w:r>
      </w:del>
    </w:p>
    <w:p w14:paraId="50414CFB" w14:textId="2276D00A" w:rsidR="005C3ECB" w:rsidRPr="00BB0B8A" w:rsidRDefault="00DA684E" w:rsidP="00DA684E">
      <w:pPr>
        <w:jc w:val="center"/>
        <w:rPr>
          <w:rFonts w:ascii="Times New Roman" w:eastAsiaTheme="majorEastAsia" w:hAnsi="Times New Roman" w:cs="Times New Roman"/>
          <w:b/>
          <w:sz w:val="28"/>
          <w:szCs w:val="28"/>
          <w:u w:val="single"/>
        </w:rPr>
      </w:pPr>
      <w:r w:rsidRPr="00DA684E">
        <w:rPr>
          <w:rFonts w:ascii="Times New Roman" w:eastAsiaTheme="majorEastAsia" w:hAnsi="Times New Roman" w:cs="Times New Roman" w:hint="eastAsia"/>
          <w:b/>
          <w:sz w:val="28"/>
          <w:szCs w:val="28"/>
          <w:u w:val="single"/>
        </w:rPr>
        <w:t>―</w:t>
      </w:r>
      <w:del w:id="9" w:author="作成者">
        <w:r w:rsidRPr="00DA684E" w:rsidDel="00BA0740">
          <w:rPr>
            <w:rFonts w:ascii="Times New Roman" w:eastAsiaTheme="majorEastAsia" w:hAnsi="Times New Roman" w:cs="Times New Roman" w:hint="eastAsia"/>
            <w:b/>
            <w:sz w:val="28"/>
            <w:szCs w:val="28"/>
            <w:u w:val="single"/>
          </w:rPr>
          <w:delText xml:space="preserve"> </w:delText>
        </w:r>
      </w:del>
      <w:ins w:id="10" w:author="作成者">
        <w:r w:rsidR="00BA0740" w:rsidRPr="00BA0740">
          <w:rPr>
            <w:rFonts w:ascii="Times New Roman" w:eastAsiaTheme="majorEastAsia" w:hAnsi="Times New Roman" w:cs="Times New Roman" w:hint="eastAsia"/>
            <w:b/>
            <w:sz w:val="28"/>
            <w:szCs w:val="28"/>
            <w:u w:val="single"/>
          </w:rPr>
          <w:t xml:space="preserve"> </w:t>
        </w:r>
        <w:r w:rsidR="00BA0740" w:rsidRPr="00BA0740">
          <w:rPr>
            <w:rFonts w:ascii="Times New Roman" w:eastAsiaTheme="majorEastAsia" w:hAnsi="Times New Roman" w:cs="Times New Roman" w:hint="eastAsia"/>
            <w:b/>
            <w:sz w:val="28"/>
            <w:szCs w:val="28"/>
            <w:u w:val="single"/>
          </w:rPr>
          <w:t>高活性と</w:t>
        </w:r>
        <w:r w:rsidR="00444C46" w:rsidRPr="00444C46">
          <w:rPr>
            <w:rFonts w:ascii="Times New Roman" w:eastAsiaTheme="majorEastAsia" w:hAnsi="Times New Roman" w:cs="Times New Roman" w:hint="eastAsia"/>
            <w:b/>
            <w:sz w:val="28"/>
            <w:szCs w:val="28"/>
            <w:u w:val="single"/>
          </w:rPr>
          <w:t>長寿命</w:t>
        </w:r>
        <w:del w:id="11" w:author="作成者">
          <w:r w:rsidR="00BA0740" w:rsidRPr="00BA0740" w:rsidDel="00444C46">
            <w:rPr>
              <w:rFonts w:ascii="Times New Roman" w:eastAsiaTheme="majorEastAsia" w:hAnsi="Times New Roman" w:cs="Times New Roman" w:hint="eastAsia"/>
              <w:b/>
              <w:sz w:val="28"/>
              <w:szCs w:val="28"/>
              <w:u w:val="single"/>
            </w:rPr>
            <w:delText>欠陥耐性</w:delText>
          </w:r>
        </w:del>
        <w:r w:rsidR="00BA0740" w:rsidRPr="00BA0740">
          <w:rPr>
            <w:rFonts w:ascii="Times New Roman" w:eastAsiaTheme="majorEastAsia" w:hAnsi="Times New Roman" w:cs="Times New Roman" w:hint="eastAsia"/>
            <w:b/>
            <w:sz w:val="28"/>
            <w:szCs w:val="28"/>
            <w:u w:val="single"/>
          </w:rPr>
          <w:t>を両立する原理を</w:t>
        </w:r>
        <w:del w:id="12" w:author="作成者">
          <w:r w:rsidR="00BA0740" w:rsidRPr="00BA0740" w:rsidDel="00EB2452">
            <w:rPr>
              <w:rFonts w:ascii="Times New Roman" w:eastAsiaTheme="majorEastAsia" w:hAnsi="Times New Roman" w:cs="Times New Roman" w:hint="eastAsia"/>
              <w:b/>
              <w:sz w:val="28"/>
              <w:szCs w:val="28"/>
              <w:u w:val="single"/>
            </w:rPr>
            <w:delText>解明</w:delText>
          </w:r>
        </w:del>
        <w:r w:rsidR="00EB2452">
          <w:rPr>
            <w:rFonts w:ascii="Times New Roman" w:eastAsiaTheme="majorEastAsia" w:hAnsi="Times New Roman" w:cs="Times New Roman" w:hint="eastAsia"/>
            <w:b/>
            <w:sz w:val="28"/>
            <w:szCs w:val="28"/>
            <w:u w:val="single"/>
          </w:rPr>
          <w:t>発見</w:t>
        </w:r>
      </w:ins>
      <w:del w:id="13" w:author="作成者">
        <w:r w:rsidRPr="00DA684E" w:rsidDel="00BA0740">
          <w:rPr>
            <w:rFonts w:ascii="Times New Roman" w:eastAsiaTheme="majorEastAsia" w:hAnsi="Times New Roman" w:cs="Times New Roman" w:hint="eastAsia"/>
            <w:b/>
            <w:sz w:val="28"/>
            <w:szCs w:val="28"/>
            <w:u w:val="single"/>
          </w:rPr>
          <w:delText>可視光触媒が劣化しにくい本質的理由を解明</w:delText>
        </w:r>
      </w:del>
      <w:r w:rsidRPr="00DA684E">
        <w:rPr>
          <w:rFonts w:ascii="Times New Roman" w:eastAsiaTheme="majorEastAsia" w:hAnsi="Times New Roman" w:cs="Times New Roman" w:hint="eastAsia"/>
          <w:b/>
          <w:sz w:val="28"/>
          <w:szCs w:val="28"/>
          <w:u w:val="single"/>
        </w:rPr>
        <w:t xml:space="preserve"> </w:t>
      </w:r>
      <w:r w:rsidRPr="00DA684E">
        <w:rPr>
          <w:rFonts w:ascii="Times New Roman" w:eastAsiaTheme="majorEastAsia" w:hAnsi="Times New Roman" w:cs="Times New Roman" w:hint="eastAsia"/>
          <w:b/>
          <w:sz w:val="28"/>
          <w:szCs w:val="28"/>
          <w:u w:val="single"/>
        </w:rPr>
        <w:t>―</w:t>
      </w:r>
    </w:p>
    <w:p w14:paraId="74331A36" w14:textId="77777777" w:rsidR="00BB0B8A" w:rsidRDefault="006658EE" w:rsidP="005C3ECB">
      <w:pPr>
        <w:rPr>
          <w:rFonts w:ascii="Times New Roman" w:eastAsiaTheme="majorEastAsia" w:hAnsi="Times New Roman" w:cs="Times New Roman"/>
          <w:b/>
          <w:sz w:val="22"/>
        </w:rPr>
      </w:pPr>
      <w:r w:rsidRPr="00941E8C">
        <w:rPr>
          <w:rFonts w:ascii="Times New Roman" w:eastAsiaTheme="majorEastAsia" w:hAnsi="Times New Roman" w:cs="Times New Roman" w:hint="eastAsia"/>
          <w:b/>
          <w:noProof/>
          <w:sz w:val="22"/>
        </w:rPr>
        <mc:AlternateContent>
          <mc:Choice Requires="wps">
            <w:drawing>
              <wp:anchor distT="0" distB="0" distL="114300" distR="114300" simplePos="0" relativeHeight="251688960" behindDoc="0" locked="0" layoutInCell="1" allowOverlap="1" wp14:anchorId="0CD8935F" wp14:editId="48FCCD11">
                <wp:simplePos x="0" y="0"/>
                <wp:positionH relativeFrom="margin">
                  <wp:posOffset>-58174</wp:posOffset>
                </wp:positionH>
                <wp:positionV relativeFrom="paragraph">
                  <wp:posOffset>109542</wp:posOffset>
                </wp:positionV>
                <wp:extent cx="6259195" cy="1972102"/>
                <wp:effectExtent l="0" t="0" r="8255" b="9525"/>
                <wp:wrapNone/>
                <wp:docPr id="25" name="正方形/長方形 25"/>
                <wp:cNvGraphicFramePr/>
                <a:graphic xmlns:a="http://schemas.openxmlformats.org/drawingml/2006/main">
                  <a:graphicData uri="http://schemas.microsoft.com/office/word/2010/wordprocessingShape">
                    <wps:wsp>
                      <wps:cNvSpPr/>
                      <wps:spPr>
                        <a:xfrm>
                          <a:off x="0" y="0"/>
                          <a:ext cx="6259195" cy="1972102"/>
                        </a:xfrm>
                        <a:prstGeom prst="rect">
                          <a:avLst/>
                        </a:prstGeom>
                        <a:solidFill>
                          <a:srgbClr val="FFFFC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FFDF91" w14:textId="6931359F" w:rsidR="006658EE" w:rsidRDefault="006658EE" w:rsidP="006658EE">
                            <w:pPr>
                              <w:rPr>
                                <w:rFonts w:ascii="Times New Roman" w:eastAsiaTheme="majorEastAsia" w:hAnsi="Times New Roman" w:cs="Times New Roman"/>
                                <w:color w:val="FF0000"/>
                                <w:sz w:val="22"/>
                              </w:rPr>
                            </w:pPr>
                            <w:r w:rsidRPr="00941E8C">
                              <w:rPr>
                                <w:rFonts w:ascii="Times New Roman" w:eastAsiaTheme="majorEastAsia" w:hAnsi="Times New Roman" w:cs="Times New Roman" w:hint="eastAsia"/>
                                <w:b/>
                                <w:color w:val="000000" w:themeColor="text1"/>
                                <w:sz w:val="22"/>
                              </w:rPr>
                              <w:t>◆発表の</w:t>
                            </w:r>
                            <w:r w:rsidRPr="00941E8C">
                              <w:rPr>
                                <w:rFonts w:ascii="Times New Roman" w:eastAsiaTheme="majorEastAsia" w:hAnsi="Times New Roman" w:cs="Times New Roman"/>
                                <w:b/>
                                <w:color w:val="000000" w:themeColor="text1"/>
                                <w:sz w:val="22"/>
                              </w:rPr>
                              <w:t>ポイント</w:t>
                            </w:r>
                            <w:del w:id="14" w:author="作成者">
                              <w:r w:rsidRPr="001113B4" w:rsidDel="00CB4A67">
                                <w:rPr>
                                  <w:rFonts w:ascii="Times New Roman" w:eastAsiaTheme="majorEastAsia" w:hAnsi="Times New Roman" w:cs="Times New Roman" w:hint="eastAsia"/>
                                  <w:color w:val="000000" w:themeColor="text1"/>
                                  <w:sz w:val="22"/>
                                </w:rPr>
                                <w:delText>（</w:delText>
                              </w:r>
                              <w:r w:rsidRPr="001113B4" w:rsidDel="00CB4A67">
                                <w:rPr>
                                  <w:rFonts w:ascii="Times New Roman" w:eastAsiaTheme="majorEastAsia" w:hAnsi="Times New Roman" w:cs="Times New Roman" w:hint="eastAsia"/>
                                  <w:color w:val="000000" w:themeColor="text1"/>
                                  <w:sz w:val="22"/>
                                </w:rPr>
                                <w:delText>1</w:delText>
                              </w:r>
                              <w:r w:rsidRPr="001113B4" w:rsidDel="00CB4A67">
                                <w:rPr>
                                  <w:rFonts w:ascii="Times New Roman" w:eastAsiaTheme="majorEastAsia" w:hAnsi="Times New Roman" w:cs="Times New Roman" w:hint="eastAsia"/>
                                  <w:color w:val="000000" w:themeColor="text1"/>
                                  <w:sz w:val="22"/>
                                </w:rPr>
                                <w:delText>項目</w:delText>
                              </w:r>
                              <w:r w:rsidRPr="001113B4" w:rsidDel="00CB4A67">
                                <w:rPr>
                                  <w:rFonts w:ascii="Times New Roman" w:eastAsiaTheme="majorEastAsia" w:hAnsi="Times New Roman" w:cs="Times New Roman" w:hint="eastAsia"/>
                                  <w:color w:val="000000" w:themeColor="text1"/>
                                  <w:sz w:val="22"/>
                                </w:rPr>
                                <w:delText>35</w:delText>
                              </w:r>
                              <w:r w:rsidRPr="001113B4" w:rsidDel="00CB4A67">
                                <w:rPr>
                                  <w:rFonts w:ascii="Times New Roman" w:eastAsiaTheme="majorEastAsia" w:hAnsi="Times New Roman" w:cs="Times New Roman" w:hint="eastAsia"/>
                                  <w:color w:val="000000" w:themeColor="text1"/>
                                  <w:sz w:val="22"/>
                                </w:rPr>
                                <w:delText>文字～</w:delText>
                              </w:r>
                              <w:r w:rsidRPr="001113B4" w:rsidDel="00CB4A67">
                                <w:rPr>
                                  <w:rFonts w:ascii="Times New Roman" w:eastAsiaTheme="majorEastAsia" w:hAnsi="Times New Roman" w:cs="Times New Roman" w:hint="eastAsia"/>
                                  <w:color w:val="000000" w:themeColor="text1"/>
                                  <w:sz w:val="22"/>
                                </w:rPr>
                                <w:delText>70</w:delText>
                              </w:r>
                              <w:r w:rsidRPr="001113B4" w:rsidDel="00CB4A67">
                                <w:rPr>
                                  <w:rFonts w:ascii="Times New Roman" w:eastAsiaTheme="majorEastAsia" w:hAnsi="Times New Roman" w:cs="Times New Roman" w:hint="eastAsia"/>
                                  <w:color w:val="000000" w:themeColor="text1"/>
                                  <w:sz w:val="22"/>
                                </w:rPr>
                                <w:delText>文字程度、</w:delText>
                              </w:r>
                              <w:r w:rsidRPr="001113B4" w:rsidDel="00CB4A67">
                                <w:rPr>
                                  <w:rFonts w:ascii="Times New Roman" w:eastAsiaTheme="majorEastAsia" w:hAnsi="Times New Roman" w:cs="Times New Roman" w:hint="eastAsia"/>
                                  <w:color w:val="000000" w:themeColor="text1"/>
                                  <w:sz w:val="22"/>
                                </w:rPr>
                                <w:delText>3</w:delText>
                              </w:r>
                              <w:r w:rsidRPr="001113B4" w:rsidDel="00CB4A67">
                                <w:rPr>
                                  <w:rFonts w:ascii="Times New Roman" w:eastAsiaTheme="majorEastAsia" w:hAnsi="Times New Roman" w:cs="Times New Roman" w:hint="eastAsia"/>
                                  <w:color w:val="000000" w:themeColor="text1"/>
                                  <w:sz w:val="22"/>
                                </w:rPr>
                                <w:delText>項目まで）</w:delText>
                              </w:r>
                            </w:del>
                          </w:p>
                          <w:p w14:paraId="513E166B" w14:textId="3A0CB47D" w:rsidR="00261303" w:rsidRPr="00261303"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光触媒</w:t>
                            </w:r>
                            <w:ins w:id="15" w:author="作成者">
                              <w:r w:rsidR="00D17534" w:rsidRPr="00D17534">
                                <w:rPr>
                                  <w:rFonts w:ascii="Times New Roman" w:eastAsiaTheme="majorEastAsia" w:hAnsi="Times New Roman" w:cs="Times New Roman" w:hint="eastAsia"/>
                                  <w:color w:val="000000" w:themeColor="text1"/>
                                  <w:sz w:val="22"/>
                                  <w:vertAlign w:val="superscript"/>
                                  <w:rPrChange w:id="16" w:author="作成者">
                                    <w:rPr>
                                      <w:rFonts w:ascii="Times New Roman" w:eastAsiaTheme="majorEastAsia" w:hAnsi="Times New Roman" w:cs="Times New Roman" w:hint="eastAsia"/>
                                      <w:color w:val="000000" w:themeColor="text1"/>
                                      <w:sz w:val="22"/>
                                    </w:rPr>
                                  </w:rPrChange>
                                </w:rPr>
                                <w:t>※</w:t>
                              </w:r>
                              <w:r w:rsidR="00D17534" w:rsidRPr="00D17534">
                                <w:rPr>
                                  <w:rFonts w:ascii="Times New Roman" w:eastAsiaTheme="majorEastAsia" w:hAnsi="Times New Roman" w:cs="Times New Roman"/>
                                  <w:color w:val="000000" w:themeColor="text1"/>
                                  <w:sz w:val="22"/>
                                  <w:vertAlign w:val="superscript"/>
                                  <w:rPrChange w:id="17" w:author="作成者">
                                    <w:rPr>
                                      <w:rFonts w:ascii="Times New Roman" w:eastAsiaTheme="majorEastAsia" w:hAnsi="Times New Roman" w:cs="Times New Roman"/>
                                      <w:color w:val="000000" w:themeColor="text1"/>
                                      <w:sz w:val="22"/>
                                    </w:rPr>
                                  </w:rPrChange>
                                </w:rPr>
                                <w:t>1</w:t>
                              </w:r>
                              <w:r w:rsidR="00D17534" w:rsidRPr="00D17534">
                                <w:rPr>
                                  <w:rFonts w:ascii="Times New Roman" w:eastAsiaTheme="majorEastAsia" w:hAnsi="Times New Roman" w:cs="Times New Roman" w:hint="eastAsia"/>
                                  <w:color w:val="000000" w:themeColor="text1"/>
                                  <w:sz w:val="22"/>
                                  <w:vertAlign w:val="superscript"/>
                                  <w:rPrChange w:id="18" w:author="作成者">
                                    <w:rPr>
                                      <w:rFonts w:ascii="Times New Roman" w:eastAsiaTheme="majorEastAsia" w:hAnsi="Times New Roman" w:cs="Times New Roman" w:hint="eastAsia"/>
                                      <w:color w:val="000000" w:themeColor="text1"/>
                                      <w:sz w:val="22"/>
                                    </w:rPr>
                                  </w:rPrChange>
                                </w:rPr>
                                <w:t>）</w:t>
                              </w:r>
                            </w:ins>
                            <w:r w:rsidRPr="00261303">
                              <w:rPr>
                                <w:rFonts w:ascii="Times New Roman" w:eastAsiaTheme="majorEastAsia" w:hAnsi="Times New Roman" w:cs="Times New Roman" w:hint="eastAsia"/>
                                <w:color w:val="000000" w:themeColor="text1"/>
                                <w:sz w:val="22"/>
                              </w:rPr>
                              <w:t>で生じるプラスの電荷（正孔</w:t>
                            </w:r>
                            <w:ins w:id="19" w:author="作成者">
                              <w:r w:rsidR="00D17534" w:rsidRPr="00D17534">
                                <w:rPr>
                                  <w:rFonts w:ascii="Times New Roman" w:eastAsiaTheme="majorEastAsia" w:hAnsi="Times New Roman" w:cs="Times New Roman" w:hint="eastAsia"/>
                                  <w:color w:val="000000" w:themeColor="text1"/>
                                  <w:sz w:val="22"/>
                                  <w:vertAlign w:val="superscript"/>
                                  <w:rPrChange w:id="20" w:author="作成者">
                                    <w:rPr>
                                      <w:rFonts w:ascii="Times New Roman" w:eastAsiaTheme="majorEastAsia" w:hAnsi="Times New Roman" w:cs="Times New Roman" w:hint="eastAsia"/>
                                      <w:color w:val="000000" w:themeColor="text1"/>
                                      <w:sz w:val="22"/>
                                    </w:rPr>
                                  </w:rPrChange>
                                </w:rPr>
                                <w:t>※</w:t>
                              </w:r>
                              <w:r w:rsidR="00D17534" w:rsidRPr="00D17534">
                                <w:rPr>
                                  <w:rFonts w:ascii="Times New Roman" w:eastAsiaTheme="majorEastAsia" w:hAnsi="Times New Roman" w:cs="Times New Roman"/>
                                  <w:color w:val="000000" w:themeColor="text1"/>
                                  <w:sz w:val="22"/>
                                  <w:vertAlign w:val="superscript"/>
                                  <w:rPrChange w:id="21" w:author="作成者">
                                    <w:rPr>
                                      <w:rFonts w:ascii="Times New Roman" w:eastAsiaTheme="majorEastAsia" w:hAnsi="Times New Roman" w:cs="Times New Roman"/>
                                      <w:color w:val="000000" w:themeColor="text1"/>
                                      <w:sz w:val="22"/>
                                    </w:rPr>
                                  </w:rPrChange>
                                </w:rPr>
                                <w:t>2</w:t>
                              </w:r>
                              <w:r w:rsidR="00D17534" w:rsidRPr="00D17534">
                                <w:rPr>
                                  <w:rFonts w:ascii="Times New Roman" w:eastAsiaTheme="majorEastAsia" w:hAnsi="Times New Roman" w:cs="Times New Roman" w:hint="eastAsia"/>
                                  <w:color w:val="000000" w:themeColor="text1"/>
                                  <w:sz w:val="22"/>
                                  <w:vertAlign w:val="superscript"/>
                                  <w:rPrChange w:id="22" w:author="作成者">
                                    <w:rPr>
                                      <w:rFonts w:ascii="Times New Roman" w:eastAsiaTheme="majorEastAsia" w:hAnsi="Times New Roman" w:cs="Times New Roman" w:hint="eastAsia"/>
                                      <w:color w:val="000000" w:themeColor="text1"/>
                                      <w:sz w:val="22"/>
                                    </w:rPr>
                                  </w:rPrChange>
                                </w:rPr>
                                <w:t>）</w:t>
                              </w:r>
                            </w:ins>
                            <w:r w:rsidRPr="00261303">
                              <w:rPr>
                                <w:rFonts w:ascii="Times New Roman" w:eastAsiaTheme="majorEastAsia" w:hAnsi="Times New Roman" w:cs="Times New Roman" w:hint="eastAsia"/>
                                <w:color w:val="000000" w:themeColor="text1"/>
                                <w:sz w:val="22"/>
                              </w:rPr>
                              <w:t>）が、材料によって深いトラップ</w:t>
                            </w:r>
                            <w:ins w:id="23" w:author="作成者">
                              <w:r w:rsidR="00333D4B">
                                <w:rPr>
                                  <w:rFonts w:ascii="Times New Roman" w:eastAsiaTheme="majorEastAsia" w:hAnsi="Times New Roman" w:cs="Times New Roman" w:hint="eastAsia"/>
                                  <w:color w:val="000000" w:themeColor="text1"/>
                                  <w:sz w:val="22"/>
                                </w:rPr>
                                <w:t>状態</w:t>
                              </w:r>
                            </w:ins>
                            <w:del w:id="24" w:author="作成者">
                              <w:r w:rsidRPr="00261303" w:rsidDel="00333D4B">
                                <w:rPr>
                                  <w:rFonts w:ascii="Times New Roman" w:eastAsiaTheme="majorEastAsia" w:hAnsi="Times New Roman" w:cs="Times New Roman" w:hint="eastAsia"/>
                                  <w:color w:val="000000" w:themeColor="text1"/>
                                  <w:sz w:val="22"/>
                                </w:rPr>
                                <w:delText>（罠）</w:delText>
                              </w:r>
                            </w:del>
                            <w:ins w:id="25" w:author="作成者">
                              <w:r w:rsidR="00D17534" w:rsidRPr="00D17534">
                                <w:rPr>
                                  <w:rFonts w:ascii="Times New Roman" w:eastAsiaTheme="majorEastAsia" w:hAnsi="Times New Roman" w:cs="Times New Roman" w:hint="eastAsia"/>
                                  <w:color w:val="000000" w:themeColor="text1"/>
                                  <w:sz w:val="22"/>
                                  <w:vertAlign w:val="superscript"/>
                                  <w:rPrChange w:id="26" w:author="作成者">
                                    <w:rPr>
                                      <w:rFonts w:ascii="Times New Roman" w:eastAsiaTheme="majorEastAsia" w:hAnsi="Times New Roman" w:cs="Times New Roman" w:hint="eastAsia"/>
                                      <w:color w:val="000000" w:themeColor="text1"/>
                                      <w:sz w:val="22"/>
                                    </w:rPr>
                                  </w:rPrChange>
                                </w:rPr>
                                <w:t>※</w:t>
                              </w:r>
                              <w:r w:rsidR="00D17534" w:rsidRPr="00D17534">
                                <w:rPr>
                                  <w:rFonts w:ascii="Times New Roman" w:eastAsiaTheme="majorEastAsia" w:hAnsi="Times New Roman" w:cs="Times New Roman"/>
                                  <w:color w:val="000000" w:themeColor="text1"/>
                                  <w:sz w:val="22"/>
                                  <w:vertAlign w:val="superscript"/>
                                  <w:rPrChange w:id="27" w:author="作成者">
                                    <w:rPr>
                                      <w:rFonts w:ascii="Times New Roman" w:eastAsiaTheme="majorEastAsia" w:hAnsi="Times New Roman" w:cs="Times New Roman"/>
                                      <w:color w:val="000000" w:themeColor="text1"/>
                                      <w:sz w:val="22"/>
                                    </w:rPr>
                                  </w:rPrChange>
                                </w:rPr>
                                <w:t>3</w:t>
                              </w:r>
                              <w:r w:rsidR="00D17534" w:rsidRPr="00D17534">
                                <w:rPr>
                                  <w:rFonts w:ascii="Times New Roman" w:eastAsiaTheme="majorEastAsia" w:hAnsi="Times New Roman" w:cs="Times New Roman" w:hint="eastAsia"/>
                                  <w:color w:val="000000" w:themeColor="text1"/>
                                  <w:sz w:val="22"/>
                                  <w:vertAlign w:val="superscript"/>
                                  <w:rPrChange w:id="28" w:author="作成者">
                                    <w:rPr>
                                      <w:rFonts w:ascii="Times New Roman" w:eastAsiaTheme="majorEastAsia" w:hAnsi="Times New Roman" w:cs="Times New Roman" w:hint="eastAsia"/>
                                      <w:color w:val="000000" w:themeColor="text1"/>
                                      <w:sz w:val="22"/>
                                    </w:rPr>
                                  </w:rPrChange>
                                </w:rPr>
                                <w:t>）</w:t>
                              </w:r>
                            </w:ins>
                            <w:r w:rsidRPr="00261303">
                              <w:rPr>
                                <w:rFonts w:ascii="Times New Roman" w:eastAsiaTheme="majorEastAsia" w:hAnsi="Times New Roman" w:cs="Times New Roman" w:hint="eastAsia"/>
                                <w:color w:val="000000" w:themeColor="text1"/>
                                <w:sz w:val="22"/>
                              </w:rPr>
                              <w:t>に</w:t>
                            </w:r>
                            <w:del w:id="29" w:author="作成者">
                              <w:r w:rsidRPr="00261303" w:rsidDel="008A5ABB">
                                <w:rPr>
                                  <w:rFonts w:ascii="Times New Roman" w:eastAsiaTheme="majorEastAsia" w:hAnsi="Times New Roman" w:cs="Times New Roman" w:hint="eastAsia"/>
                                  <w:color w:val="000000" w:themeColor="text1"/>
                                  <w:sz w:val="22"/>
                                </w:rPr>
                                <w:delText>落ちる</w:delText>
                              </w:r>
                            </w:del>
                            <w:ins w:id="30" w:author="作成者">
                              <w:r w:rsidR="008A5ABB">
                                <w:rPr>
                                  <w:rFonts w:ascii="Times New Roman" w:eastAsiaTheme="majorEastAsia" w:hAnsi="Times New Roman" w:cs="Times New Roman" w:hint="eastAsia"/>
                                  <w:color w:val="000000" w:themeColor="text1"/>
                                  <w:sz w:val="22"/>
                                </w:rPr>
                                <w:t>捕捉される</w:t>
                              </w:r>
                            </w:ins>
                            <w:r w:rsidRPr="00261303">
                              <w:rPr>
                                <w:rFonts w:ascii="Times New Roman" w:eastAsiaTheme="majorEastAsia" w:hAnsi="Times New Roman" w:cs="Times New Roman" w:hint="eastAsia"/>
                                <w:color w:val="000000" w:themeColor="text1"/>
                                <w:sz w:val="22"/>
                              </w:rPr>
                              <w:t>場合と、浅い</w:t>
                            </w:r>
                            <w:del w:id="31" w:author="作成者">
                              <w:r w:rsidRPr="00261303" w:rsidDel="008A5ABB">
                                <w:rPr>
                                  <w:rFonts w:ascii="Times New Roman" w:eastAsiaTheme="majorEastAsia" w:hAnsi="Times New Roman" w:cs="Times New Roman" w:hint="eastAsia"/>
                                  <w:color w:val="000000" w:themeColor="text1"/>
                                  <w:sz w:val="22"/>
                                </w:rPr>
                                <w:delText>トラップ</w:delText>
                              </w:r>
                            </w:del>
                            <w:ins w:id="32" w:author="作成者">
                              <w:r w:rsidR="008A5ABB">
                                <w:rPr>
                                  <w:rFonts w:ascii="Times New Roman" w:eastAsiaTheme="majorEastAsia" w:hAnsi="Times New Roman" w:cs="Times New Roman" w:hint="eastAsia"/>
                                  <w:color w:val="000000" w:themeColor="text1"/>
                                  <w:sz w:val="22"/>
                                </w:rPr>
                                <w:t>状態</w:t>
                              </w:r>
                            </w:ins>
                            <w:r w:rsidRPr="00261303">
                              <w:rPr>
                                <w:rFonts w:ascii="Times New Roman" w:eastAsiaTheme="majorEastAsia" w:hAnsi="Times New Roman" w:cs="Times New Roman" w:hint="eastAsia"/>
                                <w:color w:val="000000" w:themeColor="text1"/>
                                <w:sz w:val="22"/>
                              </w:rPr>
                              <w:t>にとどまる場合があることを、</w:t>
                            </w:r>
                            <w:ins w:id="33" w:author="作成者">
                              <w:r w:rsidR="00BA26D3" w:rsidRPr="00BA26D3">
                                <w:rPr>
                                  <w:rFonts w:ascii="Times New Roman" w:eastAsiaTheme="majorEastAsia" w:hAnsi="Times New Roman" w:cs="Times New Roman" w:hint="eastAsia"/>
                                  <w:color w:val="000000" w:themeColor="text1"/>
                                  <w:sz w:val="22"/>
                                </w:rPr>
                                <w:t>世界で初めて</w:t>
                              </w:r>
                              <w:r w:rsidR="00BA26D3" w:rsidRPr="00BA26D3">
                                <w:rPr>
                                  <w:rFonts w:ascii="Times New Roman" w:eastAsiaTheme="majorEastAsia" w:hAnsi="Times New Roman" w:cs="Times New Roman" w:hint="eastAsia"/>
                                  <w:color w:val="000000" w:themeColor="text1"/>
                                  <w:sz w:val="22"/>
                                </w:rPr>
                                <w:t xml:space="preserve"> Type A/B/C </w:t>
                              </w:r>
                              <w:r w:rsidR="00BA26D3" w:rsidRPr="00BA26D3">
                                <w:rPr>
                                  <w:rFonts w:ascii="Times New Roman" w:eastAsiaTheme="majorEastAsia" w:hAnsi="Times New Roman" w:cs="Times New Roman" w:hint="eastAsia"/>
                                  <w:color w:val="000000" w:themeColor="text1"/>
                                  <w:sz w:val="22"/>
                                </w:rPr>
                                <w:t>の</w:t>
                              </w:r>
                              <w:r w:rsidR="00BA26D3" w:rsidRPr="00BA26D3">
                                <w:rPr>
                                  <w:rFonts w:ascii="Times New Roman" w:eastAsiaTheme="majorEastAsia" w:hAnsi="Times New Roman" w:cs="Times New Roman" w:hint="eastAsia"/>
                                  <w:color w:val="000000" w:themeColor="text1"/>
                                  <w:sz w:val="22"/>
                                </w:rPr>
                                <w:t>3</w:t>
                              </w:r>
                              <w:r w:rsidR="00BA26D3" w:rsidRPr="00BA26D3">
                                <w:rPr>
                                  <w:rFonts w:ascii="Times New Roman" w:eastAsiaTheme="majorEastAsia" w:hAnsi="Times New Roman" w:cs="Times New Roman" w:hint="eastAsia"/>
                                  <w:color w:val="000000" w:themeColor="text1"/>
                                  <w:sz w:val="22"/>
                                </w:rPr>
                                <w:t>つに分類し、統一的に説明しました</w:t>
                              </w:r>
                            </w:ins>
                            <w:del w:id="34" w:author="作成者">
                              <w:r w:rsidRPr="00261303" w:rsidDel="00BA26D3">
                                <w:rPr>
                                  <w:rFonts w:ascii="Times New Roman" w:eastAsiaTheme="majorEastAsia" w:hAnsi="Times New Roman" w:cs="Times New Roman" w:hint="eastAsia"/>
                                  <w:color w:val="000000" w:themeColor="text1"/>
                                  <w:sz w:val="22"/>
                                </w:rPr>
                                <w:delText>3</w:delText>
                              </w:r>
                              <w:r w:rsidRPr="00261303" w:rsidDel="00BA26D3">
                                <w:rPr>
                                  <w:rFonts w:ascii="Times New Roman" w:eastAsiaTheme="majorEastAsia" w:hAnsi="Times New Roman" w:cs="Times New Roman" w:hint="eastAsia"/>
                                  <w:color w:val="000000" w:themeColor="text1"/>
                                  <w:sz w:val="22"/>
                                </w:rPr>
                                <w:delText>つの分類（</w:delText>
                              </w:r>
                              <w:r w:rsidRPr="00261303" w:rsidDel="00BA26D3">
                                <w:rPr>
                                  <w:rFonts w:ascii="Times New Roman" w:eastAsiaTheme="majorEastAsia" w:hAnsi="Times New Roman" w:cs="Times New Roman" w:hint="eastAsia"/>
                                  <w:color w:val="000000" w:themeColor="text1"/>
                                  <w:sz w:val="22"/>
                                </w:rPr>
                                <w:delText>Type A/B/C</w:delText>
                              </w:r>
                              <w:r w:rsidRPr="00261303" w:rsidDel="00BA26D3">
                                <w:rPr>
                                  <w:rFonts w:ascii="Times New Roman" w:eastAsiaTheme="majorEastAsia" w:hAnsi="Times New Roman" w:cs="Times New Roman" w:hint="eastAsia"/>
                                  <w:color w:val="000000" w:themeColor="text1"/>
                                  <w:sz w:val="22"/>
                                </w:rPr>
                                <w:delText>）により世界で初めて統一的に説明しました</w:delText>
                              </w:r>
                            </w:del>
                            <w:r w:rsidRPr="00261303">
                              <w:rPr>
                                <w:rFonts w:ascii="Times New Roman" w:eastAsiaTheme="majorEastAsia" w:hAnsi="Times New Roman" w:cs="Times New Roman" w:hint="eastAsia"/>
                                <w:color w:val="000000" w:themeColor="text1"/>
                                <w:sz w:val="22"/>
                              </w:rPr>
                              <w:t>。</w:t>
                            </w:r>
                          </w:p>
                          <w:p w14:paraId="55EEDCE3" w14:textId="3BA823E8" w:rsidR="00261303" w:rsidRPr="00261303"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可視光で働く光触媒では、</w:t>
                            </w:r>
                            <w:ins w:id="35" w:author="作成者">
                              <w:r w:rsidR="007756D9" w:rsidRPr="007756D9">
                                <w:rPr>
                                  <w:rFonts w:ascii="Times New Roman" w:eastAsiaTheme="majorEastAsia" w:hAnsi="Times New Roman" w:cs="Times New Roman" w:hint="eastAsia"/>
                                  <w:color w:val="000000" w:themeColor="text1"/>
                                  <w:sz w:val="22"/>
                                </w:rPr>
                                <w:t>構成元素の電子的性質により正孔が深いトラップ状態に落ちにくく</w:t>
                              </w:r>
                            </w:ins>
                            <w:del w:id="36" w:author="作成者">
                              <w:r w:rsidRPr="00261303" w:rsidDel="007756D9">
                                <w:rPr>
                                  <w:rFonts w:ascii="Times New Roman" w:eastAsiaTheme="majorEastAsia" w:hAnsi="Times New Roman" w:cs="Times New Roman" w:hint="eastAsia"/>
                                  <w:color w:val="000000" w:themeColor="text1"/>
                                  <w:sz w:val="22"/>
                                </w:rPr>
                                <w:delText>構成元素の電子的性質が正孔を深くトラップすることを妨げるため</w:delText>
                              </w:r>
                            </w:del>
                            <w:r w:rsidRPr="00261303">
                              <w:rPr>
                                <w:rFonts w:ascii="Times New Roman" w:eastAsiaTheme="majorEastAsia" w:hAnsi="Times New Roman" w:cs="Times New Roman" w:hint="eastAsia"/>
                                <w:color w:val="000000" w:themeColor="text1"/>
                                <w:sz w:val="22"/>
                              </w:rPr>
                              <w:t>、結晶欠陥があっても</w:t>
                            </w:r>
                            <w:del w:id="37" w:author="作成者">
                              <w:r w:rsidRPr="00261303" w:rsidDel="007756D9">
                                <w:rPr>
                                  <w:rFonts w:ascii="Times New Roman" w:eastAsiaTheme="majorEastAsia" w:hAnsi="Times New Roman" w:cs="Times New Roman" w:hint="eastAsia"/>
                                  <w:color w:val="000000" w:themeColor="text1"/>
                                  <w:sz w:val="22"/>
                                </w:rPr>
                                <w:delText>性能</w:delText>
                              </w:r>
                            </w:del>
                            <w:ins w:id="38" w:author="作成者">
                              <w:r w:rsidR="007756D9">
                                <w:rPr>
                                  <w:rFonts w:ascii="Times New Roman" w:eastAsiaTheme="majorEastAsia" w:hAnsi="Times New Roman" w:cs="Times New Roman" w:hint="eastAsia"/>
                                  <w:color w:val="000000" w:themeColor="text1"/>
                                  <w:sz w:val="22"/>
                                </w:rPr>
                                <w:t>活性</w:t>
                              </w:r>
                            </w:ins>
                            <w:r w:rsidRPr="00261303">
                              <w:rPr>
                                <w:rFonts w:ascii="Times New Roman" w:eastAsiaTheme="majorEastAsia" w:hAnsi="Times New Roman" w:cs="Times New Roman" w:hint="eastAsia"/>
                                <w:color w:val="000000" w:themeColor="text1"/>
                                <w:sz w:val="22"/>
                              </w:rPr>
                              <w:t>が維持される「欠陥耐性</w:t>
                            </w:r>
                            <w:ins w:id="39" w:author="作成者">
                              <w:r w:rsidR="004A2B35" w:rsidRPr="007F0626">
                                <w:rPr>
                                  <w:rFonts w:ascii="Times New Roman" w:eastAsiaTheme="majorEastAsia" w:hAnsi="Times New Roman" w:cs="Times New Roman" w:hint="eastAsia"/>
                                  <w:color w:val="000000" w:themeColor="text1"/>
                                  <w:sz w:val="22"/>
                                  <w:vertAlign w:val="superscript"/>
                                </w:rPr>
                                <w:t>※</w:t>
                              </w:r>
                              <w:r w:rsidR="004A2B35">
                                <w:rPr>
                                  <w:rFonts w:ascii="Times New Roman" w:eastAsiaTheme="majorEastAsia" w:hAnsi="Times New Roman" w:cs="Times New Roman"/>
                                  <w:color w:val="000000" w:themeColor="text1"/>
                                  <w:sz w:val="22"/>
                                  <w:vertAlign w:val="superscript"/>
                                </w:rPr>
                                <w:t>4</w:t>
                              </w:r>
                              <w:r w:rsidR="004A2B35" w:rsidRPr="007F0626">
                                <w:rPr>
                                  <w:rFonts w:ascii="Times New Roman" w:eastAsiaTheme="majorEastAsia" w:hAnsi="Times New Roman" w:cs="Times New Roman" w:hint="eastAsia"/>
                                  <w:color w:val="000000" w:themeColor="text1"/>
                                  <w:sz w:val="22"/>
                                  <w:vertAlign w:val="superscript"/>
                                </w:rPr>
                                <w:t>）</w:t>
                              </w:r>
                            </w:ins>
                            <w:r w:rsidRPr="00261303">
                              <w:rPr>
                                <w:rFonts w:ascii="Times New Roman" w:eastAsiaTheme="majorEastAsia" w:hAnsi="Times New Roman" w:cs="Times New Roman" w:hint="eastAsia"/>
                                <w:color w:val="000000" w:themeColor="text1"/>
                                <w:sz w:val="22"/>
                              </w:rPr>
                              <w:t>」が生まれることを明らかにしました。</w:t>
                            </w:r>
                          </w:p>
                          <w:p w14:paraId="3A7E8C9E" w14:textId="50849AD7" w:rsidR="006658EE" w:rsidRPr="001113B4"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この成果は、太陽光の大部分を占める可視光を利用</w:t>
                            </w:r>
                            <w:del w:id="40" w:author="作成者">
                              <w:r w:rsidRPr="00261303" w:rsidDel="001E04D9">
                                <w:rPr>
                                  <w:rFonts w:ascii="Times New Roman" w:eastAsiaTheme="majorEastAsia" w:hAnsi="Times New Roman" w:cs="Times New Roman" w:hint="eastAsia"/>
                                  <w:color w:val="000000" w:themeColor="text1"/>
                                  <w:sz w:val="22"/>
                                </w:rPr>
                                <w:delText>でき</w:delText>
                              </w:r>
                            </w:del>
                            <w:ins w:id="41" w:author="作成者">
                              <w:r w:rsidR="001E04D9">
                                <w:rPr>
                                  <w:rFonts w:ascii="Times New Roman" w:eastAsiaTheme="majorEastAsia" w:hAnsi="Times New Roman" w:cs="Times New Roman" w:hint="eastAsia"/>
                                  <w:color w:val="000000" w:themeColor="text1"/>
                                  <w:sz w:val="22"/>
                                </w:rPr>
                                <w:t>し</w:t>
                              </w:r>
                            </w:ins>
                            <w:r w:rsidRPr="00261303">
                              <w:rPr>
                                <w:rFonts w:ascii="Times New Roman" w:eastAsiaTheme="majorEastAsia" w:hAnsi="Times New Roman" w:cs="Times New Roman" w:hint="eastAsia"/>
                                <w:color w:val="000000" w:themeColor="text1"/>
                                <w:sz w:val="22"/>
                              </w:rPr>
                              <w:t>、かつ</w:t>
                            </w:r>
                            <w:ins w:id="42" w:author="作成者">
                              <w:r w:rsidR="00C2534E">
                                <w:rPr>
                                  <w:rFonts w:ascii="Times New Roman" w:eastAsiaTheme="majorEastAsia" w:hAnsi="Times New Roman" w:cs="Times New Roman" w:hint="eastAsia"/>
                                  <w:color w:val="000000" w:themeColor="text1"/>
                                  <w:sz w:val="22"/>
                                </w:rPr>
                                <w:t>、クリーンエネルギー分野で注目される</w:t>
                              </w:r>
                            </w:ins>
                            <w:del w:id="43" w:author="作成者">
                              <w:r w:rsidRPr="00261303" w:rsidDel="001E04D9">
                                <w:rPr>
                                  <w:rFonts w:ascii="Times New Roman" w:eastAsiaTheme="majorEastAsia" w:hAnsi="Times New Roman" w:cs="Times New Roman" w:hint="eastAsia"/>
                                  <w:color w:val="000000" w:themeColor="text1"/>
                                  <w:sz w:val="22"/>
                                </w:rPr>
                                <w:delText>長寿命な</w:delText>
                              </w:r>
                            </w:del>
                            <w:r w:rsidRPr="00261303">
                              <w:rPr>
                                <w:rFonts w:ascii="Times New Roman" w:eastAsiaTheme="majorEastAsia" w:hAnsi="Times New Roman" w:cs="Times New Roman" w:hint="eastAsia"/>
                                <w:color w:val="000000" w:themeColor="text1"/>
                                <w:sz w:val="22"/>
                              </w:rPr>
                              <w:t>光触媒</w:t>
                            </w:r>
                            <w:del w:id="44" w:author="作成者">
                              <w:r w:rsidRPr="00261303" w:rsidDel="001E04D9">
                                <w:rPr>
                                  <w:rFonts w:ascii="Times New Roman" w:eastAsiaTheme="majorEastAsia" w:hAnsi="Times New Roman" w:cs="Times New Roman" w:hint="eastAsia"/>
                                  <w:color w:val="000000" w:themeColor="text1"/>
                                  <w:sz w:val="22"/>
                                </w:rPr>
                                <w:delText>を</w:delText>
                              </w:r>
                            </w:del>
                            <w:ins w:id="45" w:author="作成者">
                              <w:r w:rsidR="001E04D9">
                                <w:rPr>
                                  <w:rFonts w:ascii="Times New Roman" w:eastAsiaTheme="majorEastAsia" w:hAnsi="Times New Roman" w:cs="Times New Roman" w:hint="eastAsia"/>
                                  <w:color w:val="000000" w:themeColor="text1"/>
                                  <w:sz w:val="22"/>
                                </w:rPr>
                                <w:t>の</w:t>
                              </w:r>
                              <w:r w:rsidR="00B317E6">
                                <w:rPr>
                                  <w:rFonts w:ascii="Times New Roman" w:eastAsiaTheme="majorEastAsia" w:hAnsi="Times New Roman" w:cs="Times New Roman" w:hint="eastAsia"/>
                                  <w:color w:val="000000" w:themeColor="text1"/>
                                  <w:sz w:val="22"/>
                                </w:rPr>
                                <w:t>高</w:t>
                              </w:r>
                              <w:r w:rsidR="007B0685">
                                <w:rPr>
                                  <w:rFonts w:ascii="Times New Roman" w:eastAsiaTheme="majorEastAsia" w:hAnsi="Times New Roman" w:cs="Times New Roman" w:hint="eastAsia"/>
                                  <w:color w:val="000000" w:themeColor="text1"/>
                                  <w:sz w:val="22"/>
                                </w:rPr>
                                <w:t>活性</w:t>
                              </w:r>
                              <w:r w:rsidR="00B317E6">
                                <w:rPr>
                                  <w:rFonts w:ascii="Times New Roman" w:eastAsiaTheme="majorEastAsia" w:hAnsi="Times New Roman" w:cs="Times New Roman" w:hint="eastAsia"/>
                                  <w:color w:val="000000" w:themeColor="text1"/>
                                  <w:sz w:val="22"/>
                                </w:rPr>
                                <w:t>化と</w:t>
                              </w:r>
                              <w:r w:rsidR="001E04D9" w:rsidRPr="00261303">
                                <w:rPr>
                                  <w:rFonts w:ascii="Times New Roman" w:eastAsiaTheme="majorEastAsia" w:hAnsi="Times New Roman" w:cs="Times New Roman" w:hint="eastAsia"/>
                                  <w:color w:val="000000" w:themeColor="text1"/>
                                  <w:sz w:val="22"/>
                                </w:rPr>
                                <w:t>長寿命</w:t>
                              </w:r>
                              <w:r w:rsidR="001E04D9">
                                <w:rPr>
                                  <w:rFonts w:ascii="Times New Roman" w:eastAsiaTheme="majorEastAsia" w:hAnsi="Times New Roman" w:cs="Times New Roman" w:hint="eastAsia"/>
                                  <w:color w:val="000000" w:themeColor="text1"/>
                                  <w:sz w:val="22"/>
                                </w:rPr>
                                <w:t>化を</w:t>
                              </w:r>
                              <w:del w:id="46" w:author="作成者">
                                <w:r w:rsidR="007B0685" w:rsidDel="00896F0C">
                                  <w:rPr>
                                    <w:rFonts w:ascii="Times New Roman" w:eastAsiaTheme="majorEastAsia" w:hAnsi="Times New Roman" w:cs="Times New Roman" w:hint="eastAsia"/>
                                    <w:color w:val="000000" w:themeColor="text1"/>
                                    <w:sz w:val="22"/>
                                  </w:rPr>
                                  <w:delText>共に</w:delText>
                                </w:r>
                              </w:del>
                              <w:r w:rsidR="001E04D9">
                                <w:rPr>
                                  <w:rFonts w:ascii="Times New Roman" w:eastAsiaTheme="majorEastAsia" w:hAnsi="Times New Roman" w:cs="Times New Roman" w:hint="eastAsia"/>
                                  <w:color w:val="000000" w:themeColor="text1"/>
                                  <w:sz w:val="22"/>
                                </w:rPr>
                                <w:t>実現する</w:t>
                              </w:r>
                            </w:ins>
                            <w:del w:id="47" w:author="作成者">
                              <w:r w:rsidRPr="00261303" w:rsidDel="001E04D9">
                                <w:rPr>
                                  <w:rFonts w:ascii="Times New Roman" w:eastAsiaTheme="majorEastAsia" w:hAnsi="Times New Roman" w:cs="Times New Roman" w:hint="eastAsia"/>
                                  <w:color w:val="000000" w:themeColor="text1"/>
                                  <w:sz w:val="22"/>
                                </w:rPr>
                                <w:delText>設計するための</w:delText>
                              </w:r>
                            </w:del>
                            <w:r w:rsidRPr="00261303">
                              <w:rPr>
                                <w:rFonts w:ascii="Times New Roman" w:eastAsiaTheme="majorEastAsia" w:hAnsi="Times New Roman" w:cs="Times New Roman" w:hint="eastAsia"/>
                                <w:color w:val="000000" w:themeColor="text1"/>
                                <w:sz w:val="22"/>
                              </w:rPr>
                              <w:t>明確な</w:t>
                            </w:r>
                            <w:ins w:id="48" w:author="作成者">
                              <w:r w:rsidR="00583039" w:rsidRPr="00583039">
                                <w:rPr>
                                  <w:rFonts w:ascii="Times New Roman" w:eastAsiaTheme="majorEastAsia" w:hAnsi="Times New Roman" w:cs="Times New Roman" w:hint="eastAsia"/>
                                  <w:color w:val="000000" w:themeColor="text1"/>
                                  <w:sz w:val="22"/>
                                </w:rPr>
                                <w:t>材料</w:t>
                              </w:r>
                              <w:r w:rsidR="001E04D9">
                                <w:rPr>
                                  <w:rFonts w:ascii="Times New Roman" w:eastAsiaTheme="majorEastAsia" w:hAnsi="Times New Roman" w:cs="Times New Roman" w:hint="eastAsia"/>
                                  <w:color w:val="000000" w:themeColor="text1"/>
                                  <w:sz w:val="22"/>
                                </w:rPr>
                                <w:t>設計</w:t>
                              </w:r>
                            </w:ins>
                            <w:r w:rsidRPr="00261303">
                              <w:rPr>
                                <w:rFonts w:ascii="Times New Roman" w:eastAsiaTheme="majorEastAsia" w:hAnsi="Times New Roman" w:cs="Times New Roman" w:hint="eastAsia"/>
                                <w:color w:val="000000" w:themeColor="text1"/>
                                <w:sz w:val="22"/>
                              </w:rPr>
                              <w:t>指針を与えます。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8935F" id="正方形/長方形 25" o:spid="_x0000_s1029" style="position:absolute;left:0;text-align:left;margin-left:-4.6pt;margin-top:8.65pt;width:492.85pt;height:155.3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" fillcolor="#ffc" stroked="f" strokeweight="1pt">
                <v:textbox>
                  <w:txbxContent>
                    <w:p w14:paraId="0AFFDF91" w14:textId="6931359F" w:rsidR="006658EE" w:rsidRDefault="006658EE" w:rsidP="006658EE">
                      <w:pPr>
                        <w:rPr>
                          <w:rFonts w:ascii="Times New Roman" w:eastAsiaTheme="majorEastAsia" w:hAnsi="Times New Roman" w:cs="Times New Roman"/>
                          <w:color w:val="FF0000"/>
                          <w:sz w:val="22"/>
                        </w:rPr>
                      </w:pPr>
                      <w:r w:rsidRPr="00941E8C">
                        <w:rPr>
                          <w:rFonts w:ascii="Times New Roman" w:eastAsiaTheme="majorEastAsia" w:hAnsi="Times New Roman" w:cs="Times New Roman" w:hint="eastAsia"/>
                          <w:b/>
                          <w:color w:val="000000" w:themeColor="text1"/>
                          <w:sz w:val="22"/>
                        </w:rPr>
                        <w:t>◆発表の</w:t>
                      </w:r>
                      <w:r w:rsidRPr="00941E8C">
                        <w:rPr>
                          <w:rFonts w:ascii="Times New Roman" w:eastAsiaTheme="majorEastAsia" w:hAnsi="Times New Roman" w:cs="Times New Roman"/>
                          <w:b/>
                          <w:color w:val="000000" w:themeColor="text1"/>
                          <w:sz w:val="22"/>
                        </w:rPr>
                        <w:t>ポイント</w:t>
                      </w:r>
                      <w:del w:id="49" w:author="作成者">
                        <w:r w:rsidRPr="001113B4" w:rsidDel="00CB4A67">
                          <w:rPr>
                            <w:rFonts w:ascii="Times New Roman" w:eastAsiaTheme="majorEastAsia" w:hAnsi="Times New Roman" w:cs="Times New Roman" w:hint="eastAsia"/>
                            <w:color w:val="000000" w:themeColor="text1"/>
                            <w:sz w:val="22"/>
                          </w:rPr>
                          <w:delText>（</w:delText>
                        </w:r>
                        <w:r w:rsidRPr="001113B4" w:rsidDel="00CB4A67">
                          <w:rPr>
                            <w:rFonts w:ascii="Times New Roman" w:eastAsiaTheme="majorEastAsia" w:hAnsi="Times New Roman" w:cs="Times New Roman" w:hint="eastAsia"/>
                            <w:color w:val="000000" w:themeColor="text1"/>
                            <w:sz w:val="22"/>
                          </w:rPr>
                          <w:delText>1</w:delText>
                        </w:r>
                        <w:r w:rsidRPr="001113B4" w:rsidDel="00CB4A67">
                          <w:rPr>
                            <w:rFonts w:ascii="Times New Roman" w:eastAsiaTheme="majorEastAsia" w:hAnsi="Times New Roman" w:cs="Times New Roman" w:hint="eastAsia"/>
                            <w:color w:val="000000" w:themeColor="text1"/>
                            <w:sz w:val="22"/>
                          </w:rPr>
                          <w:delText>項目</w:delText>
                        </w:r>
                        <w:r w:rsidRPr="001113B4" w:rsidDel="00CB4A67">
                          <w:rPr>
                            <w:rFonts w:ascii="Times New Roman" w:eastAsiaTheme="majorEastAsia" w:hAnsi="Times New Roman" w:cs="Times New Roman" w:hint="eastAsia"/>
                            <w:color w:val="000000" w:themeColor="text1"/>
                            <w:sz w:val="22"/>
                          </w:rPr>
                          <w:delText>35</w:delText>
                        </w:r>
                        <w:r w:rsidRPr="001113B4" w:rsidDel="00CB4A67">
                          <w:rPr>
                            <w:rFonts w:ascii="Times New Roman" w:eastAsiaTheme="majorEastAsia" w:hAnsi="Times New Roman" w:cs="Times New Roman" w:hint="eastAsia"/>
                            <w:color w:val="000000" w:themeColor="text1"/>
                            <w:sz w:val="22"/>
                          </w:rPr>
                          <w:delText>文字～</w:delText>
                        </w:r>
                        <w:r w:rsidRPr="001113B4" w:rsidDel="00CB4A67">
                          <w:rPr>
                            <w:rFonts w:ascii="Times New Roman" w:eastAsiaTheme="majorEastAsia" w:hAnsi="Times New Roman" w:cs="Times New Roman" w:hint="eastAsia"/>
                            <w:color w:val="000000" w:themeColor="text1"/>
                            <w:sz w:val="22"/>
                          </w:rPr>
                          <w:delText>70</w:delText>
                        </w:r>
                        <w:r w:rsidRPr="001113B4" w:rsidDel="00CB4A67">
                          <w:rPr>
                            <w:rFonts w:ascii="Times New Roman" w:eastAsiaTheme="majorEastAsia" w:hAnsi="Times New Roman" w:cs="Times New Roman" w:hint="eastAsia"/>
                            <w:color w:val="000000" w:themeColor="text1"/>
                            <w:sz w:val="22"/>
                          </w:rPr>
                          <w:delText>文字程度、</w:delText>
                        </w:r>
                        <w:r w:rsidRPr="001113B4" w:rsidDel="00CB4A67">
                          <w:rPr>
                            <w:rFonts w:ascii="Times New Roman" w:eastAsiaTheme="majorEastAsia" w:hAnsi="Times New Roman" w:cs="Times New Roman" w:hint="eastAsia"/>
                            <w:color w:val="000000" w:themeColor="text1"/>
                            <w:sz w:val="22"/>
                          </w:rPr>
                          <w:delText>3</w:delText>
                        </w:r>
                        <w:r w:rsidRPr="001113B4" w:rsidDel="00CB4A67">
                          <w:rPr>
                            <w:rFonts w:ascii="Times New Roman" w:eastAsiaTheme="majorEastAsia" w:hAnsi="Times New Roman" w:cs="Times New Roman" w:hint="eastAsia"/>
                            <w:color w:val="000000" w:themeColor="text1"/>
                            <w:sz w:val="22"/>
                          </w:rPr>
                          <w:delText>項目まで）</w:delText>
                        </w:r>
                      </w:del>
                    </w:p>
                    <w:p w14:paraId="513E166B" w14:textId="3A0CB47D" w:rsidR="00261303" w:rsidRPr="00261303"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光触媒</w:t>
                      </w:r>
                      <w:ins w:id="50" w:author="作成者">
                        <w:r w:rsidR="00D17534" w:rsidRPr="00D17534">
                          <w:rPr>
                            <w:rFonts w:ascii="Times New Roman" w:eastAsiaTheme="majorEastAsia" w:hAnsi="Times New Roman" w:cs="Times New Roman" w:hint="eastAsia"/>
                            <w:color w:val="000000" w:themeColor="text1"/>
                            <w:sz w:val="22"/>
                            <w:vertAlign w:val="superscript"/>
                            <w:rPrChange w:id="51" w:author="作成者">
                              <w:rPr>
                                <w:rFonts w:ascii="Times New Roman" w:eastAsiaTheme="majorEastAsia" w:hAnsi="Times New Roman" w:cs="Times New Roman" w:hint="eastAsia"/>
                                <w:color w:val="000000" w:themeColor="text1"/>
                                <w:sz w:val="22"/>
                              </w:rPr>
                            </w:rPrChange>
                          </w:rPr>
                          <w:t>※</w:t>
                        </w:r>
                        <w:r w:rsidR="00D17534" w:rsidRPr="00D17534">
                          <w:rPr>
                            <w:rFonts w:ascii="Times New Roman" w:eastAsiaTheme="majorEastAsia" w:hAnsi="Times New Roman" w:cs="Times New Roman"/>
                            <w:color w:val="000000" w:themeColor="text1"/>
                            <w:sz w:val="22"/>
                            <w:vertAlign w:val="superscript"/>
                            <w:rPrChange w:id="52" w:author="作成者">
                              <w:rPr>
                                <w:rFonts w:ascii="Times New Roman" w:eastAsiaTheme="majorEastAsia" w:hAnsi="Times New Roman" w:cs="Times New Roman"/>
                                <w:color w:val="000000" w:themeColor="text1"/>
                                <w:sz w:val="22"/>
                              </w:rPr>
                            </w:rPrChange>
                          </w:rPr>
                          <w:t>1</w:t>
                        </w:r>
                        <w:r w:rsidR="00D17534" w:rsidRPr="00D17534">
                          <w:rPr>
                            <w:rFonts w:ascii="Times New Roman" w:eastAsiaTheme="majorEastAsia" w:hAnsi="Times New Roman" w:cs="Times New Roman" w:hint="eastAsia"/>
                            <w:color w:val="000000" w:themeColor="text1"/>
                            <w:sz w:val="22"/>
                            <w:vertAlign w:val="superscript"/>
                            <w:rPrChange w:id="53" w:author="作成者">
                              <w:rPr>
                                <w:rFonts w:ascii="Times New Roman" w:eastAsiaTheme="majorEastAsia" w:hAnsi="Times New Roman" w:cs="Times New Roman" w:hint="eastAsia"/>
                                <w:color w:val="000000" w:themeColor="text1"/>
                                <w:sz w:val="22"/>
                              </w:rPr>
                            </w:rPrChange>
                          </w:rPr>
                          <w:t>）</w:t>
                        </w:r>
                      </w:ins>
                      <w:r w:rsidRPr="00261303">
                        <w:rPr>
                          <w:rFonts w:ascii="Times New Roman" w:eastAsiaTheme="majorEastAsia" w:hAnsi="Times New Roman" w:cs="Times New Roman" w:hint="eastAsia"/>
                          <w:color w:val="000000" w:themeColor="text1"/>
                          <w:sz w:val="22"/>
                        </w:rPr>
                        <w:t>で生じるプラスの電荷（正孔</w:t>
                      </w:r>
                      <w:ins w:id="54" w:author="作成者">
                        <w:r w:rsidR="00D17534" w:rsidRPr="00D17534">
                          <w:rPr>
                            <w:rFonts w:ascii="Times New Roman" w:eastAsiaTheme="majorEastAsia" w:hAnsi="Times New Roman" w:cs="Times New Roman" w:hint="eastAsia"/>
                            <w:color w:val="000000" w:themeColor="text1"/>
                            <w:sz w:val="22"/>
                            <w:vertAlign w:val="superscript"/>
                            <w:rPrChange w:id="55" w:author="作成者">
                              <w:rPr>
                                <w:rFonts w:ascii="Times New Roman" w:eastAsiaTheme="majorEastAsia" w:hAnsi="Times New Roman" w:cs="Times New Roman" w:hint="eastAsia"/>
                                <w:color w:val="000000" w:themeColor="text1"/>
                                <w:sz w:val="22"/>
                              </w:rPr>
                            </w:rPrChange>
                          </w:rPr>
                          <w:t>※</w:t>
                        </w:r>
                        <w:r w:rsidR="00D17534" w:rsidRPr="00D17534">
                          <w:rPr>
                            <w:rFonts w:ascii="Times New Roman" w:eastAsiaTheme="majorEastAsia" w:hAnsi="Times New Roman" w:cs="Times New Roman"/>
                            <w:color w:val="000000" w:themeColor="text1"/>
                            <w:sz w:val="22"/>
                            <w:vertAlign w:val="superscript"/>
                            <w:rPrChange w:id="56" w:author="作成者">
                              <w:rPr>
                                <w:rFonts w:ascii="Times New Roman" w:eastAsiaTheme="majorEastAsia" w:hAnsi="Times New Roman" w:cs="Times New Roman"/>
                                <w:color w:val="000000" w:themeColor="text1"/>
                                <w:sz w:val="22"/>
                              </w:rPr>
                            </w:rPrChange>
                          </w:rPr>
                          <w:t>2</w:t>
                        </w:r>
                        <w:r w:rsidR="00D17534" w:rsidRPr="00D17534">
                          <w:rPr>
                            <w:rFonts w:ascii="Times New Roman" w:eastAsiaTheme="majorEastAsia" w:hAnsi="Times New Roman" w:cs="Times New Roman" w:hint="eastAsia"/>
                            <w:color w:val="000000" w:themeColor="text1"/>
                            <w:sz w:val="22"/>
                            <w:vertAlign w:val="superscript"/>
                            <w:rPrChange w:id="57" w:author="作成者">
                              <w:rPr>
                                <w:rFonts w:ascii="Times New Roman" w:eastAsiaTheme="majorEastAsia" w:hAnsi="Times New Roman" w:cs="Times New Roman" w:hint="eastAsia"/>
                                <w:color w:val="000000" w:themeColor="text1"/>
                                <w:sz w:val="22"/>
                              </w:rPr>
                            </w:rPrChange>
                          </w:rPr>
                          <w:t>）</w:t>
                        </w:r>
                      </w:ins>
                      <w:r w:rsidRPr="00261303">
                        <w:rPr>
                          <w:rFonts w:ascii="Times New Roman" w:eastAsiaTheme="majorEastAsia" w:hAnsi="Times New Roman" w:cs="Times New Roman" w:hint="eastAsia"/>
                          <w:color w:val="000000" w:themeColor="text1"/>
                          <w:sz w:val="22"/>
                        </w:rPr>
                        <w:t>）が、材料によって深いトラップ</w:t>
                      </w:r>
                      <w:ins w:id="58" w:author="作成者">
                        <w:r w:rsidR="00333D4B">
                          <w:rPr>
                            <w:rFonts w:ascii="Times New Roman" w:eastAsiaTheme="majorEastAsia" w:hAnsi="Times New Roman" w:cs="Times New Roman" w:hint="eastAsia"/>
                            <w:color w:val="000000" w:themeColor="text1"/>
                            <w:sz w:val="22"/>
                          </w:rPr>
                          <w:t>状態</w:t>
                        </w:r>
                      </w:ins>
                      <w:del w:id="59" w:author="作成者">
                        <w:r w:rsidRPr="00261303" w:rsidDel="00333D4B">
                          <w:rPr>
                            <w:rFonts w:ascii="Times New Roman" w:eastAsiaTheme="majorEastAsia" w:hAnsi="Times New Roman" w:cs="Times New Roman" w:hint="eastAsia"/>
                            <w:color w:val="000000" w:themeColor="text1"/>
                            <w:sz w:val="22"/>
                          </w:rPr>
                          <w:delText>（罠）</w:delText>
                        </w:r>
                      </w:del>
                      <w:ins w:id="60" w:author="作成者">
                        <w:r w:rsidR="00D17534" w:rsidRPr="00D17534">
                          <w:rPr>
                            <w:rFonts w:ascii="Times New Roman" w:eastAsiaTheme="majorEastAsia" w:hAnsi="Times New Roman" w:cs="Times New Roman" w:hint="eastAsia"/>
                            <w:color w:val="000000" w:themeColor="text1"/>
                            <w:sz w:val="22"/>
                            <w:vertAlign w:val="superscript"/>
                            <w:rPrChange w:id="61" w:author="作成者">
                              <w:rPr>
                                <w:rFonts w:ascii="Times New Roman" w:eastAsiaTheme="majorEastAsia" w:hAnsi="Times New Roman" w:cs="Times New Roman" w:hint="eastAsia"/>
                                <w:color w:val="000000" w:themeColor="text1"/>
                                <w:sz w:val="22"/>
                              </w:rPr>
                            </w:rPrChange>
                          </w:rPr>
                          <w:t>※</w:t>
                        </w:r>
                        <w:r w:rsidR="00D17534" w:rsidRPr="00D17534">
                          <w:rPr>
                            <w:rFonts w:ascii="Times New Roman" w:eastAsiaTheme="majorEastAsia" w:hAnsi="Times New Roman" w:cs="Times New Roman"/>
                            <w:color w:val="000000" w:themeColor="text1"/>
                            <w:sz w:val="22"/>
                            <w:vertAlign w:val="superscript"/>
                            <w:rPrChange w:id="62" w:author="作成者">
                              <w:rPr>
                                <w:rFonts w:ascii="Times New Roman" w:eastAsiaTheme="majorEastAsia" w:hAnsi="Times New Roman" w:cs="Times New Roman"/>
                                <w:color w:val="000000" w:themeColor="text1"/>
                                <w:sz w:val="22"/>
                              </w:rPr>
                            </w:rPrChange>
                          </w:rPr>
                          <w:t>3</w:t>
                        </w:r>
                        <w:r w:rsidR="00D17534" w:rsidRPr="00D17534">
                          <w:rPr>
                            <w:rFonts w:ascii="Times New Roman" w:eastAsiaTheme="majorEastAsia" w:hAnsi="Times New Roman" w:cs="Times New Roman" w:hint="eastAsia"/>
                            <w:color w:val="000000" w:themeColor="text1"/>
                            <w:sz w:val="22"/>
                            <w:vertAlign w:val="superscript"/>
                            <w:rPrChange w:id="63" w:author="作成者">
                              <w:rPr>
                                <w:rFonts w:ascii="Times New Roman" w:eastAsiaTheme="majorEastAsia" w:hAnsi="Times New Roman" w:cs="Times New Roman" w:hint="eastAsia"/>
                                <w:color w:val="000000" w:themeColor="text1"/>
                                <w:sz w:val="22"/>
                              </w:rPr>
                            </w:rPrChange>
                          </w:rPr>
                          <w:t>）</w:t>
                        </w:r>
                      </w:ins>
                      <w:r w:rsidRPr="00261303">
                        <w:rPr>
                          <w:rFonts w:ascii="Times New Roman" w:eastAsiaTheme="majorEastAsia" w:hAnsi="Times New Roman" w:cs="Times New Roman" w:hint="eastAsia"/>
                          <w:color w:val="000000" w:themeColor="text1"/>
                          <w:sz w:val="22"/>
                        </w:rPr>
                        <w:t>に</w:t>
                      </w:r>
                      <w:del w:id="64" w:author="作成者">
                        <w:r w:rsidRPr="00261303" w:rsidDel="008A5ABB">
                          <w:rPr>
                            <w:rFonts w:ascii="Times New Roman" w:eastAsiaTheme="majorEastAsia" w:hAnsi="Times New Roman" w:cs="Times New Roman" w:hint="eastAsia"/>
                            <w:color w:val="000000" w:themeColor="text1"/>
                            <w:sz w:val="22"/>
                          </w:rPr>
                          <w:delText>落ちる</w:delText>
                        </w:r>
                      </w:del>
                      <w:ins w:id="65" w:author="作成者">
                        <w:r w:rsidR="008A5ABB">
                          <w:rPr>
                            <w:rFonts w:ascii="Times New Roman" w:eastAsiaTheme="majorEastAsia" w:hAnsi="Times New Roman" w:cs="Times New Roman" w:hint="eastAsia"/>
                            <w:color w:val="000000" w:themeColor="text1"/>
                            <w:sz w:val="22"/>
                          </w:rPr>
                          <w:t>捕捉される</w:t>
                        </w:r>
                      </w:ins>
                      <w:r w:rsidRPr="00261303">
                        <w:rPr>
                          <w:rFonts w:ascii="Times New Roman" w:eastAsiaTheme="majorEastAsia" w:hAnsi="Times New Roman" w:cs="Times New Roman" w:hint="eastAsia"/>
                          <w:color w:val="000000" w:themeColor="text1"/>
                          <w:sz w:val="22"/>
                        </w:rPr>
                        <w:t>場合と、浅い</w:t>
                      </w:r>
                      <w:del w:id="66" w:author="作成者">
                        <w:r w:rsidRPr="00261303" w:rsidDel="008A5ABB">
                          <w:rPr>
                            <w:rFonts w:ascii="Times New Roman" w:eastAsiaTheme="majorEastAsia" w:hAnsi="Times New Roman" w:cs="Times New Roman" w:hint="eastAsia"/>
                            <w:color w:val="000000" w:themeColor="text1"/>
                            <w:sz w:val="22"/>
                          </w:rPr>
                          <w:delText>トラップ</w:delText>
                        </w:r>
                      </w:del>
                      <w:ins w:id="67" w:author="作成者">
                        <w:r w:rsidR="008A5ABB">
                          <w:rPr>
                            <w:rFonts w:ascii="Times New Roman" w:eastAsiaTheme="majorEastAsia" w:hAnsi="Times New Roman" w:cs="Times New Roman" w:hint="eastAsia"/>
                            <w:color w:val="000000" w:themeColor="text1"/>
                            <w:sz w:val="22"/>
                          </w:rPr>
                          <w:t>状態</w:t>
                        </w:r>
                      </w:ins>
                      <w:r w:rsidRPr="00261303">
                        <w:rPr>
                          <w:rFonts w:ascii="Times New Roman" w:eastAsiaTheme="majorEastAsia" w:hAnsi="Times New Roman" w:cs="Times New Roman" w:hint="eastAsia"/>
                          <w:color w:val="000000" w:themeColor="text1"/>
                          <w:sz w:val="22"/>
                        </w:rPr>
                        <w:t>にとどまる場合があることを、</w:t>
                      </w:r>
                      <w:ins w:id="68" w:author="作成者">
                        <w:r w:rsidR="00BA26D3" w:rsidRPr="00BA26D3">
                          <w:rPr>
                            <w:rFonts w:ascii="Times New Roman" w:eastAsiaTheme="majorEastAsia" w:hAnsi="Times New Roman" w:cs="Times New Roman" w:hint="eastAsia"/>
                            <w:color w:val="000000" w:themeColor="text1"/>
                            <w:sz w:val="22"/>
                          </w:rPr>
                          <w:t>世界で初めて</w:t>
                        </w:r>
                        <w:r w:rsidR="00BA26D3" w:rsidRPr="00BA26D3">
                          <w:rPr>
                            <w:rFonts w:ascii="Times New Roman" w:eastAsiaTheme="majorEastAsia" w:hAnsi="Times New Roman" w:cs="Times New Roman" w:hint="eastAsia"/>
                            <w:color w:val="000000" w:themeColor="text1"/>
                            <w:sz w:val="22"/>
                          </w:rPr>
                          <w:t xml:space="preserve"> Type A/B/C </w:t>
                        </w:r>
                        <w:r w:rsidR="00BA26D3" w:rsidRPr="00BA26D3">
                          <w:rPr>
                            <w:rFonts w:ascii="Times New Roman" w:eastAsiaTheme="majorEastAsia" w:hAnsi="Times New Roman" w:cs="Times New Roman" w:hint="eastAsia"/>
                            <w:color w:val="000000" w:themeColor="text1"/>
                            <w:sz w:val="22"/>
                          </w:rPr>
                          <w:t>の</w:t>
                        </w:r>
                        <w:r w:rsidR="00BA26D3" w:rsidRPr="00BA26D3">
                          <w:rPr>
                            <w:rFonts w:ascii="Times New Roman" w:eastAsiaTheme="majorEastAsia" w:hAnsi="Times New Roman" w:cs="Times New Roman" w:hint="eastAsia"/>
                            <w:color w:val="000000" w:themeColor="text1"/>
                            <w:sz w:val="22"/>
                          </w:rPr>
                          <w:t>3</w:t>
                        </w:r>
                        <w:r w:rsidR="00BA26D3" w:rsidRPr="00BA26D3">
                          <w:rPr>
                            <w:rFonts w:ascii="Times New Roman" w:eastAsiaTheme="majorEastAsia" w:hAnsi="Times New Roman" w:cs="Times New Roman" w:hint="eastAsia"/>
                            <w:color w:val="000000" w:themeColor="text1"/>
                            <w:sz w:val="22"/>
                          </w:rPr>
                          <w:t>つに分類し、統一的に説明しました</w:t>
                        </w:r>
                      </w:ins>
                      <w:del w:id="69" w:author="作成者">
                        <w:r w:rsidRPr="00261303" w:rsidDel="00BA26D3">
                          <w:rPr>
                            <w:rFonts w:ascii="Times New Roman" w:eastAsiaTheme="majorEastAsia" w:hAnsi="Times New Roman" w:cs="Times New Roman" w:hint="eastAsia"/>
                            <w:color w:val="000000" w:themeColor="text1"/>
                            <w:sz w:val="22"/>
                          </w:rPr>
                          <w:delText>3</w:delText>
                        </w:r>
                        <w:r w:rsidRPr="00261303" w:rsidDel="00BA26D3">
                          <w:rPr>
                            <w:rFonts w:ascii="Times New Roman" w:eastAsiaTheme="majorEastAsia" w:hAnsi="Times New Roman" w:cs="Times New Roman" w:hint="eastAsia"/>
                            <w:color w:val="000000" w:themeColor="text1"/>
                            <w:sz w:val="22"/>
                          </w:rPr>
                          <w:delText>つの分類（</w:delText>
                        </w:r>
                        <w:r w:rsidRPr="00261303" w:rsidDel="00BA26D3">
                          <w:rPr>
                            <w:rFonts w:ascii="Times New Roman" w:eastAsiaTheme="majorEastAsia" w:hAnsi="Times New Roman" w:cs="Times New Roman" w:hint="eastAsia"/>
                            <w:color w:val="000000" w:themeColor="text1"/>
                            <w:sz w:val="22"/>
                          </w:rPr>
                          <w:delText>Type A/B/C</w:delText>
                        </w:r>
                        <w:r w:rsidRPr="00261303" w:rsidDel="00BA26D3">
                          <w:rPr>
                            <w:rFonts w:ascii="Times New Roman" w:eastAsiaTheme="majorEastAsia" w:hAnsi="Times New Roman" w:cs="Times New Roman" w:hint="eastAsia"/>
                            <w:color w:val="000000" w:themeColor="text1"/>
                            <w:sz w:val="22"/>
                          </w:rPr>
                          <w:delText>）により世界で初めて統一的に説明しました</w:delText>
                        </w:r>
                      </w:del>
                      <w:r w:rsidRPr="00261303">
                        <w:rPr>
                          <w:rFonts w:ascii="Times New Roman" w:eastAsiaTheme="majorEastAsia" w:hAnsi="Times New Roman" w:cs="Times New Roman" w:hint="eastAsia"/>
                          <w:color w:val="000000" w:themeColor="text1"/>
                          <w:sz w:val="22"/>
                        </w:rPr>
                        <w:t>。</w:t>
                      </w:r>
                    </w:p>
                    <w:p w14:paraId="55EEDCE3" w14:textId="3BA823E8" w:rsidR="00261303" w:rsidRPr="00261303"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可視光で働く光触媒では、</w:t>
                      </w:r>
                      <w:ins w:id="70" w:author="作成者">
                        <w:r w:rsidR="007756D9" w:rsidRPr="007756D9">
                          <w:rPr>
                            <w:rFonts w:ascii="Times New Roman" w:eastAsiaTheme="majorEastAsia" w:hAnsi="Times New Roman" w:cs="Times New Roman" w:hint="eastAsia"/>
                            <w:color w:val="000000" w:themeColor="text1"/>
                            <w:sz w:val="22"/>
                          </w:rPr>
                          <w:t>構成元素の電子的性質により正孔が深いトラップ状態に落ちにくく</w:t>
                        </w:r>
                      </w:ins>
                      <w:del w:id="71" w:author="作成者">
                        <w:r w:rsidRPr="00261303" w:rsidDel="007756D9">
                          <w:rPr>
                            <w:rFonts w:ascii="Times New Roman" w:eastAsiaTheme="majorEastAsia" w:hAnsi="Times New Roman" w:cs="Times New Roman" w:hint="eastAsia"/>
                            <w:color w:val="000000" w:themeColor="text1"/>
                            <w:sz w:val="22"/>
                          </w:rPr>
                          <w:delText>構成元素の電子的性質が正孔を深くトラップすることを妨げるため</w:delText>
                        </w:r>
                      </w:del>
                      <w:r w:rsidRPr="00261303">
                        <w:rPr>
                          <w:rFonts w:ascii="Times New Roman" w:eastAsiaTheme="majorEastAsia" w:hAnsi="Times New Roman" w:cs="Times New Roman" w:hint="eastAsia"/>
                          <w:color w:val="000000" w:themeColor="text1"/>
                          <w:sz w:val="22"/>
                        </w:rPr>
                        <w:t>、結晶欠陥があっても</w:t>
                      </w:r>
                      <w:del w:id="72" w:author="作成者">
                        <w:r w:rsidRPr="00261303" w:rsidDel="007756D9">
                          <w:rPr>
                            <w:rFonts w:ascii="Times New Roman" w:eastAsiaTheme="majorEastAsia" w:hAnsi="Times New Roman" w:cs="Times New Roman" w:hint="eastAsia"/>
                            <w:color w:val="000000" w:themeColor="text1"/>
                            <w:sz w:val="22"/>
                          </w:rPr>
                          <w:delText>性能</w:delText>
                        </w:r>
                      </w:del>
                      <w:ins w:id="73" w:author="作成者">
                        <w:r w:rsidR="007756D9">
                          <w:rPr>
                            <w:rFonts w:ascii="Times New Roman" w:eastAsiaTheme="majorEastAsia" w:hAnsi="Times New Roman" w:cs="Times New Roman" w:hint="eastAsia"/>
                            <w:color w:val="000000" w:themeColor="text1"/>
                            <w:sz w:val="22"/>
                          </w:rPr>
                          <w:t>活性</w:t>
                        </w:r>
                      </w:ins>
                      <w:r w:rsidRPr="00261303">
                        <w:rPr>
                          <w:rFonts w:ascii="Times New Roman" w:eastAsiaTheme="majorEastAsia" w:hAnsi="Times New Roman" w:cs="Times New Roman" w:hint="eastAsia"/>
                          <w:color w:val="000000" w:themeColor="text1"/>
                          <w:sz w:val="22"/>
                        </w:rPr>
                        <w:t>が維持される「欠陥耐性</w:t>
                      </w:r>
                      <w:ins w:id="74" w:author="作成者">
                        <w:r w:rsidR="004A2B35" w:rsidRPr="007F0626">
                          <w:rPr>
                            <w:rFonts w:ascii="Times New Roman" w:eastAsiaTheme="majorEastAsia" w:hAnsi="Times New Roman" w:cs="Times New Roman" w:hint="eastAsia"/>
                            <w:color w:val="000000" w:themeColor="text1"/>
                            <w:sz w:val="22"/>
                            <w:vertAlign w:val="superscript"/>
                          </w:rPr>
                          <w:t>※</w:t>
                        </w:r>
                        <w:r w:rsidR="004A2B35">
                          <w:rPr>
                            <w:rFonts w:ascii="Times New Roman" w:eastAsiaTheme="majorEastAsia" w:hAnsi="Times New Roman" w:cs="Times New Roman"/>
                            <w:color w:val="000000" w:themeColor="text1"/>
                            <w:sz w:val="22"/>
                            <w:vertAlign w:val="superscript"/>
                          </w:rPr>
                          <w:t>4</w:t>
                        </w:r>
                        <w:r w:rsidR="004A2B35" w:rsidRPr="007F0626">
                          <w:rPr>
                            <w:rFonts w:ascii="Times New Roman" w:eastAsiaTheme="majorEastAsia" w:hAnsi="Times New Roman" w:cs="Times New Roman" w:hint="eastAsia"/>
                            <w:color w:val="000000" w:themeColor="text1"/>
                            <w:sz w:val="22"/>
                            <w:vertAlign w:val="superscript"/>
                          </w:rPr>
                          <w:t>）</w:t>
                        </w:r>
                      </w:ins>
                      <w:r w:rsidRPr="00261303">
                        <w:rPr>
                          <w:rFonts w:ascii="Times New Roman" w:eastAsiaTheme="majorEastAsia" w:hAnsi="Times New Roman" w:cs="Times New Roman" w:hint="eastAsia"/>
                          <w:color w:val="000000" w:themeColor="text1"/>
                          <w:sz w:val="22"/>
                        </w:rPr>
                        <w:t>」が生まれることを明らかにしました。</w:t>
                      </w:r>
                    </w:p>
                    <w:p w14:paraId="3A7E8C9E" w14:textId="50849AD7" w:rsidR="006658EE" w:rsidRPr="001113B4" w:rsidRDefault="00261303" w:rsidP="00261303">
                      <w:pPr>
                        <w:ind w:left="220" w:hangingChars="100" w:hanging="220"/>
                        <w:rPr>
                          <w:rFonts w:ascii="Times New Roman" w:eastAsiaTheme="majorEastAsia" w:hAnsi="Times New Roman" w:cs="Times New Roman"/>
                          <w:color w:val="000000" w:themeColor="text1"/>
                          <w:sz w:val="22"/>
                        </w:rPr>
                      </w:pPr>
                      <w:r w:rsidRPr="00261303">
                        <w:rPr>
                          <w:rFonts w:ascii="Times New Roman" w:eastAsiaTheme="majorEastAsia" w:hAnsi="Times New Roman" w:cs="Times New Roman" w:hint="eastAsia"/>
                          <w:color w:val="000000" w:themeColor="text1"/>
                          <w:sz w:val="22"/>
                        </w:rPr>
                        <w:t>•</w:t>
                      </w:r>
                      <w:r w:rsidRPr="00261303">
                        <w:rPr>
                          <w:rFonts w:ascii="Times New Roman" w:eastAsiaTheme="majorEastAsia" w:hAnsi="Times New Roman" w:cs="Times New Roman" w:hint="eastAsia"/>
                          <w:color w:val="000000" w:themeColor="text1"/>
                          <w:sz w:val="22"/>
                        </w:rPr>
                        <w:tab/>
                      </w:r>
                      <w:r w:rsidRPr="00261303">
                        <w:rPr>
                          <w:rFonts w:ascii="Times New Roman" w:eastAsiaTheme="majorEastAsia" w:hAnsi="Times New Roman" w:cs="Times New Roman" w:hint="eastAsia"/>
                          <w:color w:val="000000" w:themeColor="text1"/>
                          <w:sz w:val="22"/>
                        </w:rPr>
                        <w:t>この成果は、太陽光の大部分を占める可視光を利用</w:t>
                      </w:r>
                      <w:del w:id="75" w:author="作成者">
                        <w:r w:rsidRPr="00261303" w:rsidDel="001E04D9">
                          <w:rPr>
                            <w:rFonts w:ascii="Times New Roman" w:eastAsiaTheme="majorEastAsia" w:hAnsi="Times New Roman" w:cs="Times New Roman" w:hint="eastAsia"/>
                            <w:color w:val="000000" w:themeColor="text1"/>
                            <w:sz w:val="22"/>
                          </w:rPr>
                          <w:delText>でき</w:delText>
                        </w:r>
                      </w:del>
                      <w:ins w:id="76" w:author="作成者">
                        <w:r w:rsidR="001E04D9">
                          <w:rPr>
                            <w:rFonts w:ascii="Times New Roman" w:eastAsiaTheme="majorEastAsia" w:hAnsi="Times New Roman" w:cs="Times New Roman" w:hint="eastAsia"/>
                            <w:color w:val="000000" w:themeColor="text1"/>
                            <w:sz w:val="22"/>
                          </w:rPr>
                          <w:t>し</w:t>
                        </w:r>
                      </w:ins>
                      <w:r w:rsidRPr="00261303">
                        <w:rPr>
                          <w:rFonts w:ascii="Times New Roman" w:eastAsiaTheme="majorEastAsia" w:hAnsi="Times New Roman" w:cs="Times New Roman" w:hint="eastAsia"/>
                          <w:color w:val="000000" w:themeColor="text1"/>
                          <w:sz w:val="22"/>
                        </w:rPr>
                        <w:t>、かつ</w:t>
                      </w:r>
                      <w:ins w:id="77" w:author="作成者">
                        <w:r w:rsidR="00C2534E">
                          <w:rPr>
                            <w:rFonts w:ascii="Times New Roman" w:eastAsiaTheme="majorEastAsia" w:hAnsi="Times New Roman" w:cs="Times New Roman" w:hint="eastAsia"/>
                            <w:color w:val="000000" w:themeColor="text1"/>
                            <w:sz w:val="22"/>
                          </w:rPr>
                          <w:t>、クリーンエネルギー分野で注目される</w:t>
                        </w:r>
                      </w:ins>
                      <w:del w:id="78" w:author="作成者">
                        <w:r w:rsidRPr="00261303" w:rsidDel="001E04D9">
                          <w:rPr>
                            <w:rFonts w:ascii="Times New Roman" w:eastAsiaTheme="majorEastAsia" w:hAnsi="Times New Roman" w:cs="Times New Roman" w:hint="eastAsia"/>
                            <w:color w:val="000000" w:themeColor="text1"/>
                            <w:sz w:val="22"/>
                          </w:rPr>
                          <w:delText>長寿命な</w:delText>
                        </w:r>
                      </w:del>
                      <w:r w:rsidRPr="00261303">
                        <w:rPr>
                          <w:rFonts w:ascii="Times New Roman" w:eastAsiaTheme="majorEastAsia" w:hAnsi="Times New Roman" w:cs="Times New Roman" w:hint="eastAsia"/>
                          <w:color w:val="000000" w:themeColor="text1"/>
                          <w:sz w:val="22"/>
                        </w:rPr>
                        <w:t>光触媒</w:t>
                      </w:r>
                      <w:del w:id="79" w:author="作成者">
                        <w:r w:rsidRPr="00261303" w:rsidDel="001E04D9">
                          <w:rPr>
                            <w:rFonts w:ascii="Times New Roman" w:eastAsiaTheme="majorEastAsia" w:hAnsi="Times New Roman" w:cs="Times New Roman" w:hint="eastAsia"/>
                            <w:color w:val="000000" w:themeColor="text1"/>
                            <w:sz w:val="22"/>
                          </w:rPr>
                          <w:delText>を</w:delText>
                        </w:r>
                      </w:del>
                      <w:ins w:id="80" w:author="作成者">
                        <w:r w:rsidR="001E04D9">
                          <w:rPr>
                            <w:rFonts w:ascii="Times New Roman" w:eastAsiaTheme="majorEastAsia" w:hAnsi="Times New Roman" w:cs="Times New Roman" w:hint="eastAsia"/>
                            <w:color w:val="000000" w:themeColor="text1"/>
                            <w:sz w:val="22"/>
                          </w:rPr>
                          <w:t>の</w:t>
                        </w:r>
                        <w:r w:rsidR="00B317E6">
                          <w:rPr>
                            <w:rFonts w:ascii="Times New Roman" w:eastAsiaTheme="majorEastAsia" w:hAnsi="Times New Roman" w:cs="Times New Roman" w:hint="eastAsia"/>
                            <w:color w:val="000000" w:themeColor="text1"/>
                            <w:sz w:val="22"/>
                          </w:rPr>
                          <w:t>高</w:t>
                        </w:r>
                        <w:r w:rsidR="007B0685">
                          <w:rPr>
                            <w:rFonts w:ascii="Times New Roman" w:eastAsiaTheme="majorEastAsia" w:hAnsi="Times New Roman" w:cs="Times New Roman" w:hint="eastAsia"/>
                            <w:color w:val="000000" w:themeColor="text1"/>
                            <w:sz w:val="22"/>
                          </w:rPr>
                          <w:t>活性</w:t>
                        </w:r>
                        <w:r w:rsidR="00B317E6">
                          <w:rPr>
                            <w:rFonts w:ascii="Times New Roman" w:eastAsiaTheme="majorEastAsia" w:hAnsi="Times New Roman" w:cs="Times New Roman" w:hint="eastAsia"/>
                            <w:color w:val="000000" w:themeColor="text1"/>
                            <w:sz w:val="22"/>
                          </w:rPr>
                          <w:t>化と</w:t>
                        </w:r>
                        <w:r w:rsidR="001E04D9" w:rsidRPr="00261303">
                          <w:rPr>
                            <w:rFonts w:ascii="Times New Roman" w:eastAsiaTheme="majorEastAsia" w:hAnsi="Times New Roman" w:cs="Times New Roman" w:hint="eastAsia"/>
                            <w:color w:val="000000" w:themeColor="text1"/>
                            <w:sz w:val="22"/>
                          </w:rPr>
                          <w:t>長寿命</w:t>
                        </w:r>
                        <w:r w:rsidR="001E04D9">
                          <w:rPr>
                            <w:rFonts w:ascii="Times New Roman" w:eastAsiaTheme="majorEastAsia" w:hAnsi="Times New Roman" w:cs="Times New Roman" w:hint="eastAsia"/>
                            <w:color w:val="000000" w:themeColor="text1"/>
                            <w:sz w:val="22"/>
                          </w:rPr>
                          <w:t>化を</w:t>
                        </w:r>
                        <w:del w:id="81" w:author="作成者">
                          <w:r w:rsidR="007B0685" w:rsidDel="00896F0C">
                            <w:rPr>
                              <w:rFonts w:ascii="Times New Roman" w:eastAsiaTheme="majorEastAsia" w:hAnsi="Times New Roman" w:cs="Times New Roman" w:hint="eastAsia"/>
                              <w:color w:val="000000" w:themeColor="text1"/>
                              <w:sz w:val="22"/>
                            </w:rPr>
                            <w:delText>共に</w:delText>
                          </w:r>
                        </w:del>
                        <w:r w:rsidR="001E04D9">
                          <w:rPr>
                            <w:rFonts w:ascii="Times New Roman" w:eastAsiaTheme="majorEastAsia" w:hAnsi="Times New Roman" w:cs="Times New Roman" w:hint="eastAsia"/>
                            <w:color w:val="000000" w:themeColor="text1"/>
                            <w:sz w:val="22"/>
                          </w:rPr>
                          <w:t>実現する</w:t>
                        </w:r>
                      </w:ins>
                      <w:del w:id="82" w:author="作成者">
                        <w:r w:rsidRPr="00261303" w:rsidDel="001E04D9">
                          <w:rPr>
                            <w:rFonts w:ascii="Times New Roman" w:eastAsiaTheme="majorEastAsia" w:hAnsi="Times New Roman" w:cs="Times New Roman" w:hint="eastAsia"/>
                            <w:color w:val="000000" w:themeColor="text1"/>
                            <w:sz w:val="22"/>
                          </w:rPr>
                          <w:delText>設計するための</w:delText>
                        </w:r>
                      </w:del>
                      <w:r w:rsidRPr="00261303">
                        <w:rPr>
                          <w:rFonts w:ascii="Times New Roman" w:eastAsiaTheme="majorEastAsia" w:hAnsi="Times New Roman" w:cs="Times New Roman" w:hint="eastAsia"/>
                          <w:color w:val="000000" w:themeColor="text1"/>
                          <w:sz w:val="22"/>
                        </w:rPr>
                        <w:t>明確な</w:t>
                      </w:r>
                      <w:ins w:id="83" w:author="作成者">
                        <w:r w:rsidR="00583039" w:rsidRPr="00583039">
                          <w:rPr>
                            <w:rFonts w:ascii="Times New Roman" w:eastAsiaTheme="majorEastAsia" w:hAnsi="Times New Roman" w:cs="Times New Roman" w:hint="eastAsia"/>
                            <w:color w:val="000000" w:themeColor="text1"/>
                            <w:sz w:val="22"/>
                          </w:rPr>
                          <w:t>材料</w:t>
                        </w:r>
                        <w:r w:rsidR="001E04D9">
                          <w:rPr>
                            <w:rFonts w:ascii="Times New Roman" w:eastAsiaTheme="majorEastAsia" w:hAnsi="Times New Roman" w:cs="Times New Roman" w:hint="eastAsia"/>
                            <w:color w:val="000000" w:themeColor="text1"/>
                            <w:sz w:val="22"/>
                          </w:rPr>
                          <w:t>設計</w:t>
                        </w:r>
                      </w:ins>
                      <w:r w:rsidRPr="00261303">
                        <w:rPr>
                          <w:rFonts w:ascii="Times New Roman" w:eastAsiaTheme="majorEastAsia" w:hAnsi="Times New Roman" w:cs="Times New Roman" w:hint="eastAsia"/>
                          <w:color w:val="000000" w:themeColor="text1"/>
                          <w:sz w:val="22"/>
                        </w:rPr>
                        <w:t>指針を与えます。</w:t>
                      </w:r>
                    </w:p>
                  </w:txbxContent>
                </v:textbox>
                <w10:wrap anchorx="margin"/>
              </v:rect>
            </w:pict>
          </mc:Fallback>
        </mc:AlternateContent>
      </w:r>
    </w:p>
    <w:p w14:paraId="6781926F" w14:textId="77777777" w:rsidR="006658EE" w:rsidRDefault="006658EE" w:rsidP="005C3ECB">
      <w:pPr>
        <w:rPr>
          <w:rFonts w:ascii="Times New Roman" w:eastAsiaTheme="majorEastAsia" w:hAnsi="Times New Roman" w:cs="Times New Roman"/>
          <w:b/>
          <w:sz w:val="22"/>
        </w:rPr>
      </w:pPr>
    </w:p>
    <w:p w14:paraId="70DBA03C" w14:textId="77777777" w:rsidR="006658EE" w:rsidRDefault="006658EE" w:rsidP="005C3ECB">
      <w:pPr>
        <w:rPr>
          <w:rFonts w:ascii="Times New Roman" w:eastAsiaTheme="majorEastAsia" w:hAnsi="Times New Roman" w:cs="Times New Roman"/>
          <w:b/>
          <w:sz w:val="22"/>
        </w:rPr>
      </w:pPr>
    </w:p>
    <w:p w14:paraId="349F1DED" w14:textId="77777777" w:rsidR="006658EE" w:rsidRDefault="006658EE" w:rsidP="005C3ECB">
      <w:pPr>
        <w:rPr>
          <w:rFonts w:ascii="Times New Roman" w:eastAsiaTheme="majorEastAsia" w:hAnsi="Times New Roman" w:cs="Times New Roman"/>
          <w:b/>
          <w:sz w:val="22"/>
        </w:rPr>
      </w:pPr>
    </w:p>
    <w:p w14:paraId="574BD7F3" w14:textId="77777777" w:rsidR="006658EE" w:rsidRDefault="006658EE" w:rsidP="005C3ECB">
      <w:pPr>
        <w:rPr>
          <w:rFonts w:ascii="Times New Roman" w:eastAsiaTheme="majorEastAsia" w:hAnsi="Times New Roman" w:cs="Times New Roman"/>
          <w:b/>
          <w:sz w:val="22"/>
        </w:rPr>
      </w:pPr>
    </w:p>
    <w:p w14:paraId="13A870BA" w14:textId="77777777" w:rsidR="006658EE" w:rsidRDefault="006658EE" w:rsidP="005C3ECB">
      <w:pPr>
        <w:rPr>
          <w:rFonts w:ascii="Times New Roman" w:eastAsiaTheme="majorEastAsia" w:hAnsi="Times New Roman" w:cs="Times New Roman"/>
          <w:b/>
          <w:sz w:val="22"/>
        </w:rPr>
      </w:pPr>
    </w:p>
    <w:p w14:paraId="3FF9552E" w14:textId="3F779547" w:rsidR="005C3ECB" w:rsidRPr="002432CC" w:rsidRDefault="005C3ECB" w:rsidP="005C3ECB">
      <w:pPr>
        <w:rPr>
          <w:rFonts w:ascii="Times New Roman" w:eastAsiaTheme="majorEastAsia" w:hAnsi="Times New Roman" w:cs="Times New Roman"/>
          <w:sz w:val="24"/>
          <w:szCs w:val="24"/>
        </w:rPr>
      </w:pPr>
    </w:p>
    <w:p w14:paraId="4C42EFD2" w14:textId="72A2108C" w:rsidR="00F92A94" w:rsidRDefault="00F92A94" w:rsidP="005C3ECB">
      <w:pPr>
        <w:rPr>
          <w:rFonts w:ascii="Times New Roman" w:eastAsiaTheme="majorEastAsia" w:hAnsi="Times New Roman" w:cs="Times New Roman"/>
          <w:sz w:val="24"/>
          <w:szCs w:val="36"/>
        </w:rPr>
      </w:pPr>
    </w:p>
    <w:p w14:paraId="4E61BEEC" w14:textId="00580F84" w:rsidR="00BF2AD7" w:rsidRDefault="00BF2AD7" w:rsidP="005C3ECB">
      <w:pPr>
        <w:rPr>
          <w:rFonts w:ascii="Times New Roman" w:eastAsiaTheme="majorEastAsia" w:hAnsi="Times New Roman" w:cs="Times New Roman"/>
          <w:sz w:val="24"/>
          <w:szCs w:val="36"/>
        </w:rPr>
      </w:pPr>
    </w:p>
    <w:p w14:paraId="1BEBAA06" w14:textId="4D57D94C" w:rsidR="00BF2AD7" w:rsidRDefault="003A6739" w:rsidP="005C3ECB">
      <w:pPr>
        <w:rPr>
          <w:rFonts w:ascii="Times New Roman" w:eastAsiaTheme="majorEastAsia" w:hAnsi="Times New Roman" w:cs="Times New Roman"/>
          <w:sz w:val="24"/>
          <w:szCs w:val="36"/>
        </w:rPr>
      </w:pPr>
      <w:r w:rsidRPr="00941E8C">
        <w:rPr>
          <w:rFonts w:ascii="Times New Roman" w:eastAsiaTheme="majorEastAsia" w:hAnsi="Times New Roman" w:cs="Times New Roman" w:hint="eastAsia"/>
          <w:noProof/>
          <w:sz w:val="22"/>
        </w:rPr>
        <mc:AlternateContent>
          <mc:Choice Requires="wps">
            <w:drawing>
              <wp:anchor distT="0" distB="0" distL="114300" distR="114300" simplePos="0" relativeHeight="251701248" behindDoc="0" locked="0" layoutInCell="1" allowOverlap="1" wp14:anchorId="1FCA6554" wp14:editId="2DB79C61">
                <wp:simplePos x="0" y="0"/>
                <wp:positionH relativeFrom="column">
                  <wp:posOffset>-50800</wp:posOffset>
                </wp:positionH>
                <wp:positionV relativeFrom="paragraph">
                  <wp:posOffset>47284</wp:posOffset>
                </wp:positionV>
                <wp:extent cx="6237605" cy="4353636"/>
                <wp:effectExtent l="19050" t="19050" r="10795" b="27940"/>
                <wp:wrapNone/>
                <wp:docPr id="5" name="テキスト ボックス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7605" cy="4353636"/>
                        </a:xfrm>
                        <a:prstGeom prst="rect">
                          <a:avLst/>
                        </a:prstGeom>
                        <a:solidFill>
                          <a:srgbClr val="FFFFFF"/>
                        </a:solidFill>
                        <a:ln w="31750" cmpd="dbl">
                          <a:solidFill>
                            <a:srgbClr val="000000"/>
                          </a:solidFill>
                          <a:miter lim="800000"/>
                          <a:headEnd/>
                          <a:tailEnd/>
                        </a:ln>
                      </wps:spPr>
                      <wps:txbx>
                        <w:txbxContent>
                          <w:p w14:paraId="3EE48071" w14:textId="7B289E37"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岡山大学学術研究院先鋭研究領域（異分野基礎科学研究所）の</w:t>
                            </w:r>
                            <w:r>
                              <w:rPr>
                                <w:rFonts w:asciiTheme="majorEastAsia" w:eastAsiaTheme="majorEastAsia" w:hAnsiTheme="majorEastAsia" w:cs="Times New Roman" w:hint="eastAsia"/>
                                <w:sz w:val="22"/>
                                <w:szCs w:val="36"/>
                              </w:rPr>
                              <w:t>山方</w:t>
                            </w:r>
                            <w:del w:id="84" w:author="作成者">
                              <w:r w:rsidDel="00CB4A67">
                                <w:rPr>
                                  <w:rFonts w:asciiTheme="majorEastAsia" w:eastAsiaTheme="majorEastAsia" w:hAnsiTheme="majorEastAsia" w:cs="Times New Roman" w:hint="eastAsia"/>
                                  <w:sz w:val="22"/>
                                  <w:szCs w:val="36"/>
                                </w:rPr>
                                <w:delText xml:space="preserve">　</w:delText>
                              </w:r>
                            </w:del>
                            <w:r>
                              <w:rPr>
                                <w:rFonts w:asciiTheme="majorEastAsia" w:eastAsiaTheme="majorEastAsia" w:hAnsiTheme="majorEastAsia" w:cs="Times New Roman" w:hint="eastAsia"/>
                                <w:sz w:val="22"/>
                                <w:szCs w:val="36"/>
                              </w:rPr>
                              <w:t>啓</w:t>
                            </w:r>
                            <w:r w:rsidRPr="00596736">
                              <w:rPr>
                                <w:rFonts w:asciiTheme="majorEastAsia" w:eastAsiaTheme="majorEastAsia" w:hAnsiTheme="majorEastAsia" w:cs="Times New Roman" w:hint="eastAsia"/>
                                <w:sz w:val="22"/>
                                <w:szCs w:val="36"/>
                              </w:rPr>
                              <w:t>教授、信州大学の</w:t>
                            </w:r>
                            <w:r w:rsidRPr="00CB4A67">
                              <w:rPr>
                                <w:rFonts w:ascii="Times New Roman" w:eastAsiaTheme="majorEastAsia" w:hAnsi="Times New Roman" w:cs="Times New Roman"/>
                                <w:sz w:val="22"/>
                                <w:szCs w:val="36"/>
                                <w:rPrChange w:id="85" w:author="作成者">
                                  <w:rPr>
                                    <w:rFonts w:asciiTheme="majorEastAsia" w:eastAsiaTheme="majorEastAsia" w:hAnsiTheme="majorEastAsia" w:cs="Times New Roman"/>
                                    <w:sz w:val="22"/>
                                    <w:szCs w:val="36"/>
                                  </w:rPr>
                                </w:rPrChange>
                              </w:rPr>
                              <w:t xml:space="preserve">Junie Jhon </w:t>
                            </w:r>
                            <w:r w:rsidR="00D666C9" w:rsidRPr="00CB4A67">
                              <w:rPr>
                                <w:rFonts w:ascii="Times New Roman" w:eastAsiaTheme="majorEastAsia" w:hAnsi="Times New Roman" w:cs="Times New Roman"/>
                                <w:sz w:val="22"/>
                                <w:szCs w:val="36"/>
                                <w:rPrChange w:id="86" w:author="作成者">
                                  <w:rPr>
                                    <w:rFonts w:asciiTheme="majorEastAsia" w:eastAsiaTheme="majorEastAsia" w:hAnsiTheme="majorEastAsia" w:cs="Times New Roman"/>
                                    <w:sz w:val="22"/>
                                    <w:szCs w:val="36"/>
                                  </w:rPr>
                                </w:rPrChange>
                              </w:rPr>
                              <w:t xml:space="preserve">M. </w:t>
                            </w:r>
                            <w:proofErr w:type="spellStart"/>
                            <w:r w:rsidRPr="00CB4A67">
                              <w:rPr>
                                <w:rFonts w:ascii="Times New Roman" w:eastAsiaTheme="majorEastAsia" w:hAnsi="Times New Roman" w:cs="Times New Roman"/>
                                <w:sz w:val="22"/>
                                <w:szCs w:val="36"/>
                                <w:rPrChange w:id="87" w:author="作成者">
                                  <w:rPr>
                                    <w:rFonts w:asciiTheme="majorEastAsia" w:eastAsiaTheme="majorEastAsia" w:hAnsiTheme="majorEastAsia" w:cs="Times New Roman"/>
                                    <w:sz w:val="22"/>
                                    <w:szCs w:val="36"/>
                                  </w:rPr>
                                </w:rPrChange>
                              </w:rPr>
                              <w:t>Vequizo</w:t>
                            </w:r>
                            <w:proofErr w:type="spellEnd"/>
                            <w:r w:rsidRPr="00596736">
                              <w:rPr>
                                <w:rFonts w:asciiTheme="majorEastAsia" w:eastAsiaTheme="majorEastAsia" w:hAnsiTheme="majorEastAsia" w:cs="Times New Roman" w:hint="eastAsia"/>
                                <w:sz w:val="22"/>
                                <w:szCs w:val="36"/>
                              </w:rPr>
                              <w:t>特任助教、堂免一成特別教授らの研究グループは、可視光で動作する光触媒において長年</w:t>
                            </w:r>
                            <w:del w:id="88" w:author="作成者">
                              <w:r w:rsidRPr="00596736" w:rsidDel="003A18CF">
                                <w:rPr>
                                  <w:rFonts w:asciiTheme="majorEastAsia" w:eastAsiaTheme="majorEastAsia" w:hAnsiTheme="majorEastAsia" w:cs="Times New Roman" w:hint="eastAsia"/>
                                  <w:sz w:val="22"/>
                                  <w:szCs w:val="36"/>
                                </w:rPr>
                                <w:delText>未解明</w:delText>
                              </w:r>
                            </w:del>
                            <w:ins w:id="89" w:author="作成者">
                              <w:r w:rsidR="003A18CF">
                                <w:rPr>
                                  <w:rFonts w:asciiTheme="majorEastAsia" w:eastAsiaTheme="majorEastAsia" w:hAnsiTheme="majorEastAsia" w:cs="Times New Roman" w:hint="eastAsia"/>
                                  <w:sz w:val="22"/>
                                  <w:szCs w:val="36"/>
                                </w:rPr>
                                <w:t>謎</w:t>
                              </w:r>
                            </w:ins>
                            <w:r w:rsidRPr="00596736">
                              <w:rPr>
                                <w:rFonts w:asciiTheme="majorEastAsia" w:eastAsiaTheme="majorEastAsia" w:hAnsiTheme="majorEastAsia" w:cs="Times New Roman" w:hint="eastAsia"/>
                                <w:sz w:val="22"/>
                                <w:szCs w:val="36"/>
                              </w:rPr>
                              <w:t>であった「正孔（電子の抜けた状態）の振る舞い」</w:t>
                            </w:r>
                            <w:del w:id="90" w:author="作成者">
                              <w:r w:rsidRPr="00596736" w:rsidDel="003A18CF">
                                <w:rPr>
                                  <w:rFonts w:asciiTheme="majorEastAsia" w:eastAsiaTheme="majorEastAsia" w:hAnsiTheme="majorEastAsia" w:cs="Times New Roman" w:hint="eastAsia"/>
                                  <w:sz w:val="22"/>
                                  <w:szCs w:val="36"/>
                                </w:rPr>
                                <w:delText>の仕組みを明らかに</w:delText>
                              </w:r>
                            </w:del>
                            <w:ins w:id="91" w:author="作成者">
                              <w:r w:rsidR="003A18CF">
                                <w:rPr>
                                  <w:rFonts w:asciiTheme="majorEastAsia" w:eastAsiaTheme="majorEastAsia" w:hAnsiTheme="majorEastAsia" w:cs="Times New Roman" w:hint="eastAsia"/>
                                  <w:sz w:val="22"/>
                                  <w:szCs w:val="36"/>
                                </w:rPr>
                                <w:t>を解明</w:t>
                              </w:r>
                            </w:ins>
                            <w:r w:rsidRPr="00596736">
                              <w:rPr>
                                <w:rFonts w:asciiTheme="majorEastAsia" w:eastAsiaTheme="majorEastAsia" w:hAnsiTheme="majorEastAsia" w:cs="Times New Roman" w:hint="eastAsia"/>
                                <w:sz w:val="22"/>
                                <w:szCs w:val="36"/>
                              </w:rPr>
                              <w:t>しました。</w:t>
                            </w:r>
                          </w:p>
                          <w:p w14:paraId="5F204046" w14:textId="449DABD7"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本研究では、</w:t>
                            </w:r>
                            <w:ins w:id="92" w:author="作成者">
                              <w:r w:rsidR="003A18CF" w:rsidRPr="00A65B27">
                                <w:rPr>
                                  <w:rFonts w:ascii="Times New Roman" w:eastAsiaTheme="majorEastAsia" w:hAnsi="Times New Roman" w:cs="Times New Roman"/>
                                  <w:sz w:val="22"/>
                                </w:rPr>
                                <w:t>時間分解過渡吸収分光法</w:t>
                              </w:r>
                              <w:r w:rsidR="003A18CF" w:rsidRPr="007F0626">
                                <w:rPr>
                                  <w:rFonts w:asciiTheme="majorEastAsia" w:eastAsiaTheme="majorEastAsia" w:hAnsiTheme="majorEastAsia" w:cs="Times New Roman" w:hint="eastAsia"/>
                                  <w:sz w:val="22"/>
                                  <w:szCs w:val="36"/>
                                  <w:vertAlign w:val="superscript"/>
                                </w:rPr>
                                <w:t>※</w:t>
                              </w:r>
                              <w:del w:id="93" w:author="作成者">
                                <w:r w:rsidR="003A18CF" w:rsidRPr="007F0626" w:rsidDel="00376692">
                                  <w:rPr>
                                    <w:rFonts w:ascii="Times New Roman" w:eastAsiaTheme="majorEastAsia" w:hAnsi="Times New Roman" w:cs="Times New Roman"/>
                                    <w:sz w:val="22"/>
                                    <w:szCs w:val="36"/>
                                    <w:vertAlign w:val="superscript"/>
                                  </w:rPr>
                                  <w:delText>4</w:delText>
                                </w:r>
                              </w:del>
                              <w:r w:rsidR="00376692">
                                <w:rPr>
                                  <w:rFonts w:ascii="Times New Roman" w:eastAsiaTheme="majorEastAsia" w:hAnsi="Times New Roman" w:cs="Times New Roman"/>
                                  <w:sz w:val="22"/>
                                  <w:szCs w:val="36"/>
                                  <w:vertAlign w:val="superscript"/>
                                </w:rPr>
                                <w:t>5</w:t>
                              </w:r>
                              <w:r w:rsidR="003A18CF" w:rsidRPr="007F0626">
                                <w:rPr>
                                  <w:rFonts w:asciiTheme="majorEastAsia" w:eastAsiaTheme="majorEastAsia" w:hAnsiTheme="majorEastAsia" w:cs="Times New Roman" w:hint="eastAsia"/>
                                  <w:sz w:val="22"/>
                                  <w:szCs w:val="36"/>
                                  <w:vertAlign w:val="superscript"/>
                                </w:rPr>
                                <w:t>）</w:t>
                              </w:r>
                            </w:ins>
                            <w:del w:id="94" w:author="作成者">
                              <w:r w:rsidRPr="00596736" w:rsidDel="003A18CF">
                                <w:rPr>
                                  <w:rFonts w:asciiTheme="majorEastAsia" w:eastAsiaTheme="majorEastAsia" w:hAnsiTheme="majorEastAsia" w:cs="Times New Roman" w:hint="eastAsia"/>
                                  <w:sz w:val="22"/>
                                  <w:szCs w:val="36"/>
                                </w:rPr>
                                <w:delText>時間分解分光法</w:delText>
                              </w:r>
                            </w:del>
                            <w:r w:rsidRPr="00596736">
                              <w:rPr>
                                <w:rFonts w:asciiTheme="majorEastAsia" w:eastAsiaTheme="majorEastAsia" w:hAnsiTheme="majorEastAsia" w:cs="Times New Roman" w:hint="eastAsia"/>
                                <w:sz w:val="22"/>
                                <w:szCs w:val="36"/>
                              </w:rPr>
                              <w:t>を用いて</w:t>
                            </w:r>
                            <w:ins w:id="95" w:author="作成者">
                              <w:r w:rsidR="007E3B52" w:rsidRPr="007E3B52">
                                <w:rPr>
                                  <w:rFonts w:asciiTheme="majorEastAsia" w:eastAsiaTheme="majorEastAsia" w:hAnsiTheme="majorEastAsia" w:cs="Times New Roman" w:hint="eastAsia"/>
                                  <w:sz w:val="22"/>
                                  <w:szCs w:val="36"/>
                                </w:rPr>
                                <w:t>光照射により生成した正孔の</w:t>
                              </w:r>
                            </w:ins>
                            <w:del w:id="96" w:author="作成者">
                              <w:r w:rsidRPr="00596736" w:rsidDel="007E3B52">
                                <w:rPr>
                                  <w:rFonts w:asciiTheme="majorEastAsia" w:eastAsiaTheme="majorEastAsia" w:hAnsiTheme="majorEastAsia" w:cs="Times New Roman" w:hint="eastAsia"/>
                                  <w:sz w:val="22"/>
                                  <w:szCs w:val="36"/>
                                </w:rPr>
                                <w:delText>光励起キャリアの</w:delText>
                              </w:r>
                            </w:del>
                            <w:r w:rsidRPr="00596736">
                              <w:rPr>
                                <w:rFonts w:asciiTheme="majorEastAsia" w:eastAsiaTheme="majorEastAsia" w:hAnsiTheme="majorEastAsia" w:cs="Times New Roman" w:hint="eastAsia"/>
                                <w:sz w:val="22"/>
                                <w:szCs w:val="36"/>
                              </w:rPr>
                              <w:t>動態を詳細に解析し、可視光応答型光触媒では、正孔がバンド端</w:t>
                            </w:r>
                            <w:ins w:id="97" w:author="作成者">
                              <w:r w:rsidR="00D17534" w:rsidRPr="00D17534">
                                <w:rPr>
                                  <w:rFonts w:asciiTheme="majorEastAsia" w:eastAsiaTheme="majorEastAsia" w:hAnsiTheme="majorEastAsia" w:cs="Times New Roman" w:hint="eastAsia"/>
                                  <w:sz w:val="22"/>
                                  <w:szCs w:val="36"/>
                                  <w:vertAlign w:val="superscript"/>
                                  <w:rPrChange w:id="98" w:author="作成者">
                                    <w:rPr>
                                      <w:rFonts w:asciiTheme="majorEastAsia" w:eastAsiaTheme="majorEastAsia" w:hAnsiTheme="majorEastAsia" w:cs="Times New Roman" w:hint="eastAsia"/>
                                      <w:sz w:val="22"/>
                                      <w:szCs w:val="36"/>
                                    </w:rPr>
                                  </w:rPrChange>
                                </w:rPr>
                                <w:t>※</w:t>
                              </w:r>
                              <w:del w:id="99" w:author="作成者">
                                <w:r w:rsidR="00D17534" w:rsidRPr="00D17534" w:rsidDel="003A18CF">
                                  <w:rPr>
                                    <w:rFonts w:ascii="Times New Roman" w:eastAsiaTheme="majorEastAsia" w:hAnsi="Times New Roman" w:cs="Times New Roman"/>
                                    <w:sz w:val="22"/>
                                    <w:szCs w:val="36"/>
                                    <w:vertAlign w:val="superscript"/>
                                    <w:rPrChange w:id="100" w:author="作成者">
                                      <w:rPr>
                                        <w:rFonts w:asciiTheme="majorEastAsia" w:eastAsiaTheme="majorEastAsia" w:hAnsiTheme="majorEastAsia" w:cs="Times New Roman"/>
                                        <w:sz w:val="22"/>
                                        <w:szCs w:val="36"/>
                                      </w:rPr>
                                    </w:rPrChange>
                                  </w:rPr>
                                  <w:delText>4</w:delText>
                                </w:r>
                                <w:r w:rsidR="003A18CF" w:rsidDel="00376692">
                                  <w:rPr>
                                    <w:rFonts w:ascii="Times New Roman" w:eastAsiaTheme="majorEastAsia" w:hAnsi="Times New Roman" w:cs="Times New Roman"/>
                                    <w:sz w:val="22"/>
                                    <w:szCs w:val="36"/>
                                    <w:vertAlign w:val="superscript"/>
                                  </w:rPr>
                                  <w:delText>5</w:delText>
                                </w:r>
                              </w:del>
                              <w:r w:rsidR="00376692">
                                <w:rPr>
                                  <w:rFonts w:ascii="Times New Roman" w:eastAsiaTheme="majorEastAsia" w:hAnsi="Times New Roman" w:cs="Times New Roman"/>
                                  <w:sz w:val="22"/>
                                  <w:szCs w:val="36"/>
                                  <w:vertAlign w:val="superscript"/>
                                </w:rPr>
                                <w:t>6</w:t>
                              </w:r>
                              <w:r w:rsidR="00D17534" w:rsidRPr="00D17534">
                                <w:rPr>
                                  <w:rFonts w:asciiTheme="majorEastAsia" w:eastAsiaTheme="majorEastAsia" w:hAnsiTheme="majorEastAsia" w:cs="Times New Roman" w:hint="eastAsia"/>
                                  <w:sz w:val="22"/>
                                  <w:szCs w:val="36"/>
                                  <w:vertAlign w:val="superscript"/>
                                  <w:rPrChange w:id="101" w:author="作成者">
                                    <w:rPr>
                                      <w:rFonts w:asciiTheme="majorEastAsia" w:eastAsiaTheme="majorEastAsia" w:hAnsiTheme="majorEastAsia" w:cs="Times New Roman" w:hint="eastAsia"/>
                                      <w:sz w:val="22"/>
                                      <w:szCs w:val="36"/>
                                    </w:rPr>
                                  </w:rPrChange>
                                </w:rPr>
                                <w:t>）</w:t>
                              </w:r>
                            </w:ins>
                            <w:r w:rsidRPr="00596736">
                              <w:rPr>
                                <w:rFonts w:asciiTheme="majorEastAsia" w:eastAsiaTheme="majorEastAsia" w:hAnsiTheme="majorEastAsia" w:cs="Times New Roman" w:hint="eastAsia"/>
                                <w:sz w:val="22"/>
                                <w:szCs w:val="36"/>
                              </w:rPr>
                              <w:t>近傍にとどまる「浅いトラップ状態」を形成することを明らかにしました。この状態では、正孔</w:t>
                            </w:r>
                            <w:del w:id="102" w:author="作成者">
                              <w:r w:rsidRPr="00596736" w:rsidDel="007E3B52">
                                <w:rPr>
                                  <w:rFonts w:asciiTheme="majorEastAsia" w:eastAsiaTheme="majorEastAsia" w:hAnsiTheme="majorEastAsia" w:cs="Times New Roman" w:hint="eastAsia"/>
                                  <w:sz w:val="22"/>
                                  <w:szCs w:val="36"/>
                                </w:rPr>
                                <w:delText>が</w:delText>
                              </w:r>
                            </w:del>
                            <w:ins w:id="103" w:author="作成者">
                              <w:r w:rsidR="007E3B52">
                                <w:rPr>
                                  <w:rFonts w:asciiTheme="majorEastAsia" w:eastAsiaTheme="majorEastAsia" w:hAnsiTheme="majorEastAsia" w:cs="Times New Roman" w:hint="eastAsia"/>
                                  <w:sz w:val="22"/>
                                  <w:szCs w:val="36"/>
                                </w:rPr>
                                <w:t>の</w:t>
                              </w:r>
                            </w:ins>
                            <w:r w:rsidRPr="00596736">
                              <w:rPr>
                                <w:rFonts w:asciiTheme="majorEastAsia" w:eastAsiaTheme="majorEastAsia" w:hAnsiTheme="majorEastAsia" w:cs="Times New Roman" w:hint="eastAsia"/>
                                <w:sz w:val="22"/>
                                <w:szCs w:val="36"/>
                              </w:rPr>
                              <w:t>過度</w:t>
                            </w:r>
                            <w:del w:id="104" w:author="作成者">
                              <w:r w:rsidRPr="00596736" w:rsidDel="007E3B52">
                                <w:rPr>
                                  <w:rFonts w:asciiTheme="majorEastAsia" w:eastAsiaTheme="majorEastAsia" w:hAnsiTheme="majorEastAsia" w:cs="Times New Roman" w:hint="eastAsia"/>
                                  <w:sz w:val="22"/>
                                  <w:szCs w:val="36"/>
                                </w:rPr>
                                <w:delText>に</w:delText>
                              </w:r>
                            </w:del>
                            <w:ins w:id="105" w:author="作成者">
                              <w:r w:rsidR="007E3B52">
                                <w:rPr>
                                  <w:rFonts w:asciiTheme="majorEastAsia" w:eastAsiaTheme="majorEastAsia" w:hAnsiTheme="majorEastAsia" w:cs="Times New Roman" w:hint="eastAsia"/>
                                  <w:sz w:val="22"/>
                                  <w:szCs w:val="36"/>
                                </w:rPr>
                                <w:t>な</w:t>
                              </w:r>
                            </w:ins>
                            <w:r w:rsidRPr="00596736">
                              <w:rPr>
                                <w:rFonts w:asciiTheme="majorEastAsia" w:eastAsiaTheme="majorEastAsia" w:hAnsiTheme="majorEastAsia" w:cs="Times New Roman" w:hint="eastAsia"/>
                                <w:sz w:val="22"/>
                                <w:szCs w:val="36"/>
                              </w:rPr>
                              <w:t>局在</w:t>
                            </w:r>
                            <w:del w:id="106" w:author="作成者">
                              <w:r w:rsidRPr="00596736" w:rsidDel="007E3B52">
                                <w:rPr>
                                  <w:rFonts w:asciiTheme="majorEastAsia" w:eastAsiaTheme="majorEastAsia" w:hAnsiTheme="majorEastAsia" w:cs="Times New Roman" w:hint="eastAsia"/>
                                  <w:sz w:val="22"/>
                                  <w:szCs w:val="36"/>
                                </w:rPr>
                                <w:delText>して</w:delText>
                              </w:r>
                            </w:del>
                            <w:ins w:id="107" w:author="作成者">
                              <w:r w:rsidR="007E3B52">
                                <w:rPr>
                                  <w:rFonts w:asciiTheme="majorEastAsia" w:eastAsiaTheme="majorEastAsia" w:hAnsiTheme="majorEastAsia" w:cs="Times New Roman" w:hint="eastAsia"/>
                                  <w:sz w:val="22"/>
                                  <w:szCs w:val="36"/>
                                </w:rPr>
                                <w:t>と</w:t>
                              </w:r>
                            </w:ins>
                            <w:r w:rsidRPr="00596736">
                              <w:rPr>
                                <w:rFonts w:asciiTheme="majorEastAsia" w:eastAsiaTheme="majorEastAsia" w:hAnsiTheme="majorEastAsia" w:cs="Times New Roman" w:hint="eastAsia"/>
                                <w:sz w:val="22"/>
                                <w:szCs w:val="36"/>
                              </w:rPr>
                              <w:t>失活</w:t>
                            </w:r>
                            <w:del w:id="108" w:author="作成者">
                              <w:r w:rsidRPr="00596736" w:rsidDel="007E3B52">
                                <w:rPr>
                                  <w:rFonts w:asciiTheme="majorEastAsia" w:eastAsiaTheme="majorEastAsia" w:hAnsiTheme="majorEastAsia" w:cs="Times New Roman" w:hint="eastAsia"/>
                                  <w:sz w:val="22"/>
                                  <w:szCs w:val="36"/>
                                </w:rPr>
                                <w:delText>すること</w:delText>
                              </w:r>
                            </w:del>
                            <w:r w:rsidRPr="00596736">
                              <w:rPr>
                                <w:rFonts w:asciiTheme="majorEastAsia" w:eastAsiaTheme="majorEastAsia" w:hAnsiTheme="majorEastAsia" w:cs="Times New Roman" w:hint="eastAsia"/>
                                <w:sz w:val="22"/>
                                <w:szCs w:val="36"/>
                              </w:rPr>
                              <w:t>が抑えられるため、</w:t>
                            </w:r>
                            <w:ins w:id="109" w:author="作成者">
                              <w:r w:rsidR="007E3B52">
                                <w:rPr>
                                  <w:rFonts w:asciiTheme="majorEastAsia" w:eastAsiaTheme="majorEastAsia" w:hAnsiTheme="majorEastAsia" w:cs="Times New Roman" w:hint="eastAsia"/>
                                  <w:sz w:val="22"/>
                                  <w:szCs w:val="36"/>
                                </w:rPr>
                                <w:t>高い</w:t>
                              </w:r>
                            </w:ins>
                            <w:r w:rsidRPr="00596736">
                              <w:rPr>
                                <w:rFonts w:asciiTheme="majorEastAsia" w:eastAsiaTheme="majorEastAsia" w:hAnsiTheme="majorEastAsia" w:cs="Times New Roman" w:hint="eastAsia"/>
                                <w:sz w:val="22"/>
                                <w:szCs w:val="36"/>
                              </w:rPr>
                              <w:t>反応性を</w:t>
                            </w:r>
                            <w:ins w:id="110" w:author="作成者">
                              <w:r w:rsidR="007E3B52" w:rsidRPr="00596736">
                                <w:rPr>
                                  <w:rFonts w:asciiTheme="majorEastAsia" w:eastAsiaTheme="majorEastAsia" w:hAnsiTheme="majorEastAsia" w:cs="Times New Roman" w:hint="eastAsia"/>
                                  <w:sz w:val="22"/>
                                  <w:szCs w:val="36"/>
                                </w:rPr>
                                <w:t>長時間</w:t>
                              </w:r>
                            </w:ins>
                            <w:r w:rsidRPr="00596736">
                              <w:rPr>
                                <w:rFonts w:asciiTheme="majorEastAsia" w:eastAsiaTheme="majorEastAsia" w:hAnsiTheme="majorEastAsia" w:cs="Times New Roman" w:hint="eastAsia"/>
                                <w:sz w:val="22"/>
                                <w:szCs w:val="36"/>
                              </w:rPr>
                              <w:t>維持</w:t>
                            </w:r>
                            <w:del w:id="111" w:author="作成者">
                              <w:r w:rsidRPr="00596736" w:rsidDel="007E3B52">
                                <w:rPr>
                                  <w:rFonts w:asciiTheme="majorEastAsia" w:eastAsiaTheme="majorEastAsia" w:hAnsiTheme="majorEastAsia" w:cs="Times New Roman" w:hint="eastAsia"/>
                                  <w:sz w:val="22"/>
                                  <w:szCs w:val="36"/>
                                </w:rPr>
                                <w:delText>したまま長時間動作</w:delText>
                              </w:r>
                            </w:del>
                            <w:r w:rsidRPr="00596736">
                              <w:rPr>
                                <w:rFonts w:asciiTheme="majorEastAsia" w:eastAsiaTheme="majorEastAsia" w:hAnsiTheme="majorEastAsia" w:cs="Times New Roman" w:hint="eastAsia"/>
                                <w:sz w:val="22"/>
                                <w:szCs w:val="36"/>
                              </w:rPr>
                              <w:t>できると考えられます。</w:t>
                            </w:r>
                          </w:p>
                          <w:p w14:paraId="734E9ED5" w14:textId="58D2BF42"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一方、従来の紫外光応答型</w:t>
                            </w:r>
                            <w:ins w:id="112" w:author="作成者">
                              <w:r w:rsidR="00052DB7" w:rsidRPr="00596736">
                                <w:rPr>
                                  <w:rFonts w:asciiTheme="majorEastAsia" w:eastAsiaTheme="majorEastAsia" w:hAnsiTheme="majorEastAsia" w:cs="Times New Roman" w:hint="eastAsia"/>
                                  <w:sz w:val="22"/>
                                  <w:szCs w:val="36"/>
                                </w:rPr>
                                <w:t>光触媒</w:t>
                              </w:r>
                            </w:ins>
                            <w:del w:id="113" w:author="作成者">
                              <w:r w:rsidRPr="00596736" w:rsidDel="00052DB7">
                                <w:rPr>
                                  <w:rFonts w:asciiTheme="majorEastAsia" w:eastAsiaTheme="majorEastAsia" w:hAnsiTheme="majorEastAsia" w:cs="Times New Roman" w:hint="eastAsia"/>
                                  <w:sz w:val="22"/>
                                  <w:szCs w:val="36"/>
                                </w:rPr>
                                <w:delText>材料</w:delText>
                              </w:r>
                            </w:del>
                            <w:r w:rsidRPr="00596736">
                              <w:rPr>
                                <w:rFonts w:asciiTheme="majorEastAsia" w:eastAsiaTheme="majorEastAsia" w:hAnsiTheme="majorEastAsia" w:cs="Times New Roman" w:hint="eastAsia"/>
                                <w:sz w:val="22"/>
                                <w:szCs w:val="36"/>
                              </w:rPr>
                              <w:t>では、正孔は格子歪みに</w:t>
                            </w:r>
                            <w:del w:id="114" w:author="作成者">
                              <w:r w:rsidRPr="00596736" w:rsidDel="003F5D8C">
                                <w:rPr>
                                  <w:rFonts w:asciiTheme="majorEastAsia" w:eastAsiaTheme="majorEastAsia" w:hAnsiTheme="majorEastAsia" w:cs="Times New Roman" w:hint="eastAsia"/>
                                  <w:sz w:val="22"/>
                                  <w:szCs w:val="36"/>
                                </w:rPr>
                                <w:delText>よって</w:delText>
                              </w:r>
                            </w:del>
                            <w:ins w:id="115" w:author="作成者">
                              <w:r w:rsidR="003F5D8C" w:rsidRPr="00596736">
                                <w:rPr>
                                  <w:rFonts w:asciiTheme="majorEastAsia" w:eastAsiaTheme="majorEastAsia" w:hAnsiTheme="majorEastAsia" w:cs="Times New Roman" w:hint="eastAsia"/>
                                  <w:sz w:val="22"/>
                                  <w:szCs w:val="36"/>
                                </w:rPr>
                                <w:t>よ</w:t>
                              </w:r>
                              <w:r w:rsidR="003F5D8C">
                                <w:rPr>
                                  <w:rFonts w:asciiTheme="majorEastAsia" w:eastAsiaTheme="majorEastAsia" w:hAnsiTheme="majorEastAsia" w:cs="Times New Roman" w:hint="eastAsia"/>
                                  <w:sz w:val="22"/>
                                  <w:szCs w:val="36"/>
                                </w:rPr>
                                <w:t>り</w:t>
                              </w:r>
                            </w:ins>
                            <w:r w:rsidRPr="00596736">
                              <w:rPr>
                                <w:rFonts w:asciiTheme="majorEastAsia" w:eastAsiaTheme="majorEastAsia" w:hAnsiTheme="majorEastAsia" w:cs="Times New Roman" w:hint="eastAsia"/>
                                <w:sz w:val="22"/>
                                <w:szCs w:val="36"/>
                              </w:rPr>
                              <w:t>強く局在し</w:t>
                            </w:r>
                            <w:del w:id="116" w:author="作成者">
                              <w:r w:rsidRPr="00596736" w:rsidDel="003F5D8C">
                                <w:rPr>
                                  <w:rFonts w:asciiTheme="majorEastAsia" w:eastAsiaTheme="majorEastAsia" w:hAnsiTheme="majorEastAsia" w:cs="Times New Roman" w:hint="eastAsia"/>
                                  <w:sz w:val="22"/>
                                  <w:szCs w:val="36"/>
                                </w:rPr>
                                <w:delText>、</w:delText>
                              </w:r>
                            </w:del>
                            <w:ins w:id="117" w:author="作成者">
                              <w:r w:rsidR="003F5D8C">
                                <w:rPr>
                                  <w:rFonts w:asciiTheme="majorEastAsia" w:eastAsiaTheme="majorEastAsia" w:hAnsiTheme="majorEastAsia" w:cs="Times New Roman" w:hint="eastAsia"/>
                                  <w:sz w:val="22"/>
                                  <w:szCs w:val="36"/>
                                </w:rPr>
                                <w:t>て</w:t>
                              </w:r>
                            </w:ins>
                            <w:r w:rsidRPr="00596736">
                              <w:rPr>
                                <w:rFonts w:asciiTheme="majorEastAsia" w:eastAsiaTheme="majorEastAsia" w:hAnsiTheme="majorEastAsia" w:cs="Times New Roman" w:hint="eastAsia"/>
                                <w:sz w:val="22"/>
                                <w:szCs w:val="36"/>
                              </w:rPr>
                              <w:t>深いトラップ状態を形成する</w:t>
                            </w:r>
                            <w:del w:id="118" w:author="作成者">
                              <w:r w:rsidRPr="00596736" w:rsidDel="00052DB7">
                                <w:rPr>
                                  <w:rFonts w:asciiTheme="majorEastAsia" w:eastAsiaTheme="majorEastAsia" w:hAnsiTheme="majorEastAsia" w:cs="Times New Roman" w:hint="eastAsia"/>
                                  <w:sz w:val="22"/>
                                  <w:szCs w:val="36"/>
                                </w:rPr>
                                <w:delText>ため、これ</w:delText>
                              </w:r>
                            </w:del>
                            <w:ins w:id="119" w:author="作成者">
                              <w:r w:rsidR="00052DB7">
                                <w:rPr>
                                  <w:rFonts w:asciiTheme="majorEastAsia" w:eastAsiaTheme="majorEastAsia" w:hAnsiTheme="majorEastAsia" w:cs="Times New Roman" w:hint="eastAsia"/>
                                  <w:sz w:val="22"/>
                                  <w:szCs w:val="36"/>
                                </w:rPr>
                                <w:t>こと</w:t>
                              </w:r>
                            </w:ins>
                            <w:r w:rsidRPr="00596736">
                              <w:rPr>
                                <w:rFonts w:asciiTheme="majorEastAsia" w:eastAsiaTheme="majorEastAsia" w:hAnsiTheme="majorEastAsia" w:cs="Times New Roman" w:hint="eastAsia"/>
                                <w:sz w:val="22"/>
                                <w:szCs w:val="36"/>
                              </w:rPr>
                              <w:t>が性能低下の一因</w:t>
                            </w:r>
                            <w:del w:id="120" w:author="作成者">
                              <w:r w:rsidRPr="00596736" w:rsidDel="00052DB7">
                                <w:rPr>
                                  <w:rFonts w:asciiTheme="majorEastAsia" w:eastAsiaTheme="majorEastAsia" w:hAnsiTheme="majorEastAsia" w:cs="Times New Roman" w:hint="eastAsia"/>
                                  <w:sz w:val="22"/>
                                  <w:szCs w:val="36"/>
                                </w:rPr>
                                <w:delText>となることが知られています</w:delText>
                              </w:r>
                            </w:del>
                            <w:ins w:id="121" w:author="作成者">
                              <w:r w:rsidR="00052DB7">
                                <w:rPr>
                                  <w:rFonts w:asciiTheme="majorEastAsia" w:eastAsiaTheme="majorEastAsia" w:hAnsiTheme="majorEastAsia" w:cs="Times New Roman" w:hint="eastAsia"/>
                                  <w:sz w:val="22"/>
                                  <w:szCs w:val="36"/>
                                </w:rPr>
                                <w:t>であると考えられてきました</w:t>
                              </w:r>
                            </w:ins>
                            <w:r w:rsidRPr="00596736">
                              <w:rPr>
                                <w:rFonts w:asciiTheme="majorEastAsia" w:eastAsiaTheme="majorEastAsia" w:hAnsiTheme="majorEastAsia" w:cs="Times New Roman" w:hint="eastAsia"/>
                                <w:sz w:val="22"/>
                                <w:szCs w:val="36"/>
                              </w:rPr>
                              <w:t>。</w:t>
                            </w:r>
                          </w:p>
                          <w:p w14:paraId="2A3056AE" w14:textId="731B40D9"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今回の研究により、可視光応答型光触媒</w:t>
                            </w:r>
                            <w:del w:id="122" w:author="作成者">
                              <w:r w:rsidRPr="00596736" w:rsidDel="003F5D8C">
                                <w:rPr>
                                  <w:rFonts w:asciiTheme="majorEastAsia" w:eastAsiaTheme="majorEastAsia" w:hAnsiTheme="majorEastAsia" w:cs="Times New Roman" w:hint="eastAsia"/>
                                  <w:sz w:val="22"/>
                                  <w:szCs w:val="36"/>
                                </w:rPr>
                                <w:delText>において観測されてきた</w:delText>
                              </w:r>
                            </w:del>
                            <w:ins w:id="123" w:author="作成者">
                              <w:r w:rsidR="003F5D8C">
                                <w:rPr>
                                  <w:rFonts w:asciiTheme="majorEastAsia" w:eastAsiaTheme="majorEastAsia" w:hAnsiTheme="majorEastAsia" w:cs="Times New Roman" w:hint="eastAsia"/>
                                  <w:sz w:val="22"/>
                                  <w:szCs w:val="36"/>
                                </w:rPr>
                                <w:t>で長年</w:t>
                              </w:r>
                              <w:del w:id="124" w:author="作成者">
                                <w:r w:rsidR="003F5D8C" w:rsidDel="00E401D9">
                                  <w:rPr>
                                    <w:rFonts w:asciiTheme="majorEastAsia" w:eastAsiaTheme="majorEastAsia" w:hAnsiTheme="majorEastAsia" w:cs="Times New Roman" w:hint="eastAsia"/>
                                    <w:sz w:val="22"/>
                                    <w:szCs w:val="36"/>
                                  </w:rPr>
                                  <w:delText>謎とされてきた</w:delText>
                                </w:r>
                              </w:del>
                              <w:r w:rsidR="00E401D9">
                                <w:rPr>
                                  <w:rFonts w:asciiTheme="majorEastAsia" w:eastAsiaTheme="majorEastAsia" w:hAnsiTheme="majorEastAsia" w:cs="Times New Roman" w:hint="eastAsia"/>
                                  <w:sz w:val="22"/>
                                  <w:szCs w:val="36"/>
                                </w:rPr>
                                <w:t>未解明であった</w:t>
                              </w:r>
                            </w:ins>
                            <w:r w:rsidRPr="00596736">
                              <w:rPr>
                                <w:rFonts w:asciiTheme="majorEastAsia" w:eastAsiaTheme="majorEastAsia" w:hAnsiTheme="majorEastAsia" w:cs="Times New Roman" w:hint="eastAsia"/>
                                <w:sz w:val="22"/>
                                <w:szCs w:val="36"/>
                              </w:rPr>
                              <w:t>「</w:t>
                            </w:r>
                            <w:ins w:id="125" w:author="作成者">
                              <w:r w:rsidR="007D03C5" w:rsidRPr="007D03C5">
                                <w:rPr>
                                  <w:rFonts w:asciiTheme="majorEastAsia" w:eastAsiaTheme="majorEastAsia" w:hAnsiTheme="majorEastAsia" w:cs="Times New Roman" w:hint="eastAsia"/>
                                  <w:sz w:val="22"/>
                                  <w:szCs w:val="36"/>
                                </w:rPr>
                                <w:t>トラップ正孔がバンド端近傍に鋭い吸収ピークを示す</w:t>
                              </w:r>
                            </w:ins>
                            <w:del w:id="126" w:author="作成者">
                              <w:r w:rsidRPr="00596736" w:rsidDel="007D03C5">
                                <w:rPr>
                                  <w:rFonts w:asciiTheme="majorEastAsia" w:eastAsiaTheme="majorEastAsia" w:hAnsiTheme="majorEastAsia" w:cs="Times New Roman" w:hint="eastAsia"/>
                                  <w:sz w:val="22"/>
                                  <w:szCs w:val="36"/>
                                </w:rPr>
                                <w:delText>トラップ正孔がバンド端に</w:delText>
                              </w:r>
                            </w:del>
                            <w:ins w:id="127" w:author="作成者">
                              <w:del w:id="128" w:author="作成者">
                                <w:r w:rsidR="003F5D8C" w:rsidDel="007D03C5">
                                  <w:rPr>
                                    <w:rFonts w:asciiTheme="majorEastAsia" w:eastAsiaTheme="majorEastAsia" w:hAnsiTheme="majorEastAsia" w:cs="Times New Roman" w:hint="eastAsia"/>
                                    <w:sz w:val="22"/>
                                    <w:szCs w:val="36"/>
                                  </w:rPr>
                                  <w:delText>吸収を与える</w:delText>
                                </w:r>
                              </w:del>
                            </w:ins>
                            <w:del w:id="129" w:author="作成者">
                              <w:r w:rsidRPr="00596736" w:rsidDel="003F5D8C">
                                <w:rPr>
                                  <w:rFonts w:asciiTheme="majorEastAsia" w:eastAsiaTheme="majorEastAsia" w:hAnsiTheme="majorEastAsia" w:cs="Times New Roman" w:hint="eastAsia"/>
                                  <w:sz w:val="22"/>
                                  <w:szCs w:val="36"/>
                                </w:rPr>
                                <w:delText>現れる</w:delText>
                              </w:r>
                            </w:del>
                            <w:r w:rsidRPr="00596736">
                              <w:rPr>
                                <w:rFonts w:asciiTheme="majorEastAsia" w:eastAsiaTheme="majorEastAsia" w:hAnsiTheme="majorEastAsia" w:cs="Times New Roman" w:hint="eastAsia"/>
                                <w:sz w:val="22"/>
                                <w:szCs w:val="36"/>
                              </w:rPr>
                              <w:t>」</w:t>
                            </w:r>
                            <w:del w:id="130" w:author="作成者">
                              <w:r w:rsidRPr="00596736" w:rsidDel="003F5D8C">
                                <w:rPr>
                                  <w:rFonts w:asciiTheme="majorEastAsia" w:eastAsiaTheme="majorEastAsia" w:hAnsiTheme="majorEastAsia" w:cs="Times New Roman" w:hint="eastAsia"/>
                                  <w:sz w:val="22"/>
                                  <w:szCs w:val="36"/>
                                </w:rPr>
                                <w:delText>という</w:delText>
                              </w:r>
                            </w:del>
                            <w:r w:rsidRPr="00596736">
                              <w:rPr>
                                <w:rFonts w:asciiTheme="majorEastAsia" w:eastAsiaTheme="majorEastAsia" w:hAnsiTheme="majorEastAsia" w:cs="Times New Roman" w:hint="eastAsia"/>
                                <w:sz w:val="22"/>
                                <w:szCs w:val="36"/>
                              </w:rPr>
                              <w:t>現象は、アニオンの</w:t>
                            </w:r>
                            <w:ins w:id="131" w:author="作成者">
                              <w:r w:rsidR="003F5D8C">
                                <w:rPr>
                                  <w:rFonts w:asciiTheme="majorEastAsia" w:eastAsiaTheme="majorEastAsia" w:hAnsiTheme="majorEastAsia" w:cs="Times New Roman" w:hint="eastAsia"/>
                                  <w:sz w:val="22"/>
                                  <w:szCs w:val="36"/>
                                </w:rPr>
                                <w:t>高い</w:t>
                              </w:r>
                            </w:ins>
                            <w:r w:rsidRPr="00596736">
                              <w:rPr>
                                <w:rFonts w:asciiTheme="majorEastAsia" w:eastAsiaTheme="majorEastAsia" w:hAnsiTheme="majorEastAsia" w:cs="Times New Roman" w:hint="eastAsia"/>
                                <w:sz w:val="22"/>
                                <w:szCs w:val="36"/>
                              </w:rPr>
                              <w:t>分極性や軌道混成に</w:t>
                            </w:r>
                            <w:del w:id="132" w:author="作成者">
                              <w:r w:rsidRPr="00596736" w:rsidDel="003F5D8C">
                                <w:rPr>
                                  <w:rFonts w:asciiTheme="majorEastAsia" w:eastAsiaTheme="majorEastAsia" w:hAnsiTheme="majorEastAsia" w:cs="Times New Roman" w:hint="eastAsia"/>
                                  <w:sz w:val="22"/>
                                  <w:szCs w:val="36"/>
                                </w:rPr>
                                <w:delText>より</w:delText>
                              </w:r>
                            </w:del>
                            <w:ins w:id="133" w:author="作成者">
                              <w:r w:rsidR="003F5D8C" w:rsidRPr="00596736">
                                <w:rPr>
                                  <w:rFonts w:asciiTheme="majorEastAsia" w:eastAsiaTheme="majorEastAsia" w:hAnsiTheme="majorEastAsia" w:cs="Times New Roman" w:hint="eastAsia"/>
                                  <w:sz w:val="22"/>
                                  <w:szCs w:val="36"/>
                                </w:rPr>
                                <w:t>よ</w:t>
                              </w:r>
                              <w:r w:rsidR="003F5D8C">
                                <w:rPr>
                                  <w:rFonts w:asciiTheme="majorEastAsia" w:eastAsiaTheme="majorEastAsia" w:hAnsiTheme="majorEastAsia" w:cs="Times New Roman" w:hint="eastAsia"/>
                                  <w:sz w:val="22"/>
                                  <w:szCs w:val="36"/>
                                </w:rPr>
                                <w:t>って</w:t>
                              </w:r>
                            </w:ins>
                            <w:r w:rsidRPr="00596736">
                              <w:rPr>
                                <w:rFonts w:asciiTheme="majorEastAsia" w:eastAsiaTheme="majorEastAsia" w:hAnsiTheme="majorEastAsia" w:cs="Times New Roman" w:hint="eastAsia"/>
                                <w:sz w:val="22"/>
                                <w:szCs w:val="36"/>
                              </w:rPr>
                              <w:t>格子緩和</w:t>
                            </w:r>
                            <w:ins w:id="134" w:author="作成者">
                              <w:r w:rsidR="00456383" w:rsidRPr="00456383">
                                <w:rPr>
                                  <w:rFonts w:asciiTheme="majorEastAsia" w:eastAsiaTheme="majorEastAsia" w:hAnsiTheme="majorEastAsia" w:cs="Times New Roman" w:hint="eastAsia"/>
                                  <w:sz w:val="22"/>
                                  <w:szCs w:val="36"/>
                                  <w:vertAlign w:val="superscript"/>
                                  <w:rPrChange w:id="135" w:author="作成者">
                                    <w:rPr>
                                      <w:rFonts w:asciiTheme="majorEastAsia" w:eastAsiaTheme="majorEastAsia" w:hAnsiTheme="majorEastAsia" w:cs="Times New Roman" w:hint="eastAsia"/>
                                      <w:sz w:val="22"/>
                                      <w:szCs w:val="36"/>
                                    </w:rPr>
                                  </w:rPrChange>
                                </w:rPr>
                                <w:t>※</w:t>
                              </w:r>
                              <w:del w:id="136" w:author="作成者">
                                <w:r w:rsidR="00456383" w:rsidRPr="00456383" w:rsidDel="004A2B35">
                                  <w:rPr>
                                    <w:rFonts w:ascii="Times New Roman" w:eastAsiaTheme="majorEastAsia" w:hAnsi="Times New Roman" w:cs="Times New Roman"/>
                                    <w:sz w:val="22"/>
                                    <w:szCs w:val="36"/>
                                    <w:vertAlign w:val="superscript"/>
                                    <w:rPrChange w:id="137" w:author="作成者">
                                      <w:rPr>
                                        <w:rFonts w:asciiTheme="majorEastAsia" w:eastAsiaTheme="majorEastAsia" w:hAnsiTheme="majorEastAsia" w:cs="Times New Roman"/>
                                        <w:sz w:val="22"/>
                                        <w:szCs w:val="36"/>
                                      </w:rPr>
                                    </w:rPrChange>
                                  </w:rPr>
                                  <w:delText>5</w:delText>
                                </w:r>
                                <w:r w:rsidR="004A2B35" w:rsidDel="00D75A43">
                                  <w:rPr>
                                    <w:rFonts w:ascii="Times New Roman" w:eastAsiaTheme="majorEastAsia" w:hAnsi="Times New Roman" w:cs="Times New Roman"/>
                                    <w:sz w:val="22"/>
                                    <w:szCs w:val="36"/>
                                    <w:vertAlign w:val="superscript"/>
                                  </w:rPr>
                                  <w:delText>6</w:delText>
                                </w:r>
                              </w:del>
                              <w:r w:rsidR="00D75A43">
                                <w:rPr>
                                  <w:rFonts w:ascii="Times New Roman" w:eastAsiaTheme="majorEastAsia" w:hAnsi="Times New Roman" w:cs="Times New Roman"/>
                                  <w:sz w:val="22"/>
                                  <w:szCs w:val="36"/>
                                  <w:vertAlign w:val="superscript"/>
                                </w:rPr>
                                <w:t>7</w:t>
                              </w:r>
                              <w:r w:rsidR="00456383" w:rsidRPr="00456383">
                                <w:rPr>
                                  <w:rFonts w:asciiTheme="majorEastAsia" w:eastAsiaTheme="majorEastAsia" w:hAnsiTheme="majorEastAsia" w:cs="Times New Roman" w:hint="eastAsia"/>
                                  <w:sz w:val="22"/>
                                  <w:szCs w:val="36"/>
                                  <w:vertAlign w:val="superscript"/>
                                  <w:rPrChange w:id="138" w:author="作成者">
                                    <w:rPr>
                                      <w:rFonts w:asciiTheme="majorEastAsia" w:eastAsiaTheme="majorEastAsia" w:hAnsiTheme="majorEastAsia" w:cs="Times New Roman" w:hint="eastAsia"/>
                                      <w:sz w:val="22"/>
                                      <w:szCs w:val="36"/>
                                    </w:rPr>
                                  </w:rPrChange>
                                </w:rPr>
                                <w:t>）</w:t>
                              </w:r>
                            </w:ins>
                            <w:r w:rsidRPr="00596736">
                              <w:rPr>
                                <w:rFonts w:asciiTheme="majorEastAsia" w:eastAsiaTheme="majorEastAsia" w:hAnsiTheme="majorEastAsia" w:cs="Times New Roman" w:hint="eastAsia"/>
                                <w:sz w:val="22"/>
                                <w:szCs w:val="36"/>
                              </w:rPr>
                              <w:t>が抑制される</w:t>
                            </w:r>
                            <w:ins w:id="139" w:author="作成者">
                              <w:del w:id="140" w:author="作成者">
                                <w:r w:rsidR="003F5D8C" w:rsidDel="00E401D9">
                                  <w:rPr>
                                    <w:rFonts w:asciiTheme="majorEastAsia" w:eastAsiaTheme="majorEastAsia" w:hAnsiTheme="majorEastAsia" w:cs="Times New Roman" w:hint="eastAsia"/>
                                    <w:sz w:val="22"/>
                                    <w:szCs w:val="36"/>
                                  </w:rPr>
                                  <w:delText>ため、</w:delText>
                                </w:r>
                              </w:del>
                              <w:r w:rsidR="00E401D9">
                                <w:rPr>
                                  <w:rFonts w:asciiTheme="majorEastAsia" w:eastAsiaTheme="majorEastAsia" w:hAnsiTheme="majorEastAsia" w:cs="Times New Roman" w:hint="eastAsia"/>
                                  <w:sz w:val="22"/>
                                  <w:szCs w:val="36"/>
                                </w:rPr>
                                <w:t>ことで</w:t>
                              </w:r>
                              <w:r w:rsidR="003F5D8C">
                                <w:rPr>
                                  <w:rFonts w:asciiTheme="majorEastAsia" w:eastAsiaTheme="majorEastAsia" w:hAnsiTheme="majorEastAsia" w:cs="Times New Roman" w:hint="eastAsia"/>
                                  <w:sz w:val="22"/>
                                  <w:szCs w:val="36"/>
                                </w:rPr>
                                <w:t>生じる</w:t>
                              </w:r>
                            </w:ins>
                            <w:del w:id="141" w:author="作成者">
                              <w:r w:rsidRPr="00596736" w:rsidDel="003F5D8C">
                                <w:rPr>
                                  <w:rFonts w:asciiTheme="majorEastAsia" w:eastAsiaTheme="majorEastAsia" w:hAnsiTheme="majorEastAsia" w:cs="Times New Roman" w:hint="eastAsia"/>
                                  <w:sz w:val="22"/>
                                  <w:szCs w:val="36"/>
                                </w:rPr>
                                <w:delText>ことに起因する</w:delText>
                              </w:r>
                            </w:del>
                            <w:r w:rsidRPr="00596736">
                              <w:rPr>
                                <w:rFonts w:asciiTheme="majorEastAsia" w:eastAsiaTheme="majorEastAsia" w:hAnsiTheme="majorEastAsia" w:cs="Times New Roman" w:hint="eastAsia"/>
                                <w:sz w:val="22"/>
                                <w:szCs w:val="36"/>
                              </w:rPr>
                              <w:t>こと</w:t>
                            </w:r>
                            <w:ins w:id="142" w:author="作成者">
                              <w:r w:rsidR="00E401D9" w:rsidRPr="00E401D9">
                                <w:rPr>
                                  <w:rFonts w:asciiTheme="majorEastAsia" w:eastAsiaTheme="majorEastAsia" w:hAnsiTheme="majorEastAsia" w:cs="Times New Roman" w:hint="eastAsia"/>
                                  <w:sz w:val="22"/>
                                  <w:szCs w:val="36"/>
                                </w:rPr>
                                <w:t>を初めて明らかにしました</w:t>
                              </w:r>
                            </w:ins>
                            <w:del w:id="143" w:author="作成者">
                              <w:r w:rsidRPr="00596736" w:rsidDel="00E401D9">
                                <w:rPr>
                                  <w:rFonts w:asciiTheme="majorEastAsia" w:eastAsiaTheme="majorEastAsia" w:hAnsiTheme="majorEastAsia" w:cs="Times New Roman" w:hint="eastAsia"/>
                                  <w:sz w:val="22"/>
                                  <w:szCs w:val="36"/>
                                </w:rPr>
                                <w:delText>が明らかになりました</w:delText>
                              </w:r>
                            </w:del>
                            <w:r w:rsidRPr="00596736">
                              <w:rPr>
                                <w:rFonts w:asciiTheme="majorEastAsia" w:eastAsiaTheme="majorEastAsia" w:hAnsiTheme="majorEastAsia" w:cs="Times New Roman" w:hint="eastAsia"/>
                                <w:sz w:val="22"/>
                                <w:szCs w:val="36"/>
                              </w:rPr>
                              <w:t>。</w:t>
                            </w:r>
                          </w:p>
                          <w:p w14:paraId="1B7A0A16" w14:textId="22B6EEF2"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さらに、このような電子状態は、欠陥が存在しても深いトラップを形成しにくい「欠陥耐性</w:t>
                            </w:r>
                            <w:ins w:id="144" w:author="作成者">
                              <w:del w:id="145" w:author="作成者">
                                <w:r w:rsidR="000878E8" w:rsidRPr="00773D25" w:rsidDel="00685C75">
                                  <w:rPr>
                                    <w:rFonts w:asciiTheme="majorEastAsia" w:eastAsiaTheme="majorEastAsia" w:hAnsiTheme="majorEastAsia" w:cs="Times New Roman" w:hint="eastAsia"/>
                                    <w:sz w:val="22"/>
                                    <w:szCs w:val="36"/>
                                    <w:vertAlign w:val="superscript"/>
                                    <w:rPrChange w:id="146" w:author="作成者">
                                      <w:rPr>
                                        <w:rFonts w:asciiTheme="majorEastAsia" w:eastAsiaTheme="majorEastAsia" w:hAnsiTheme="majorEastAsia" w:cs="Times New Roman" w:hint="eastAsia"/>
                                        <w:sz w:val="22"/>
                                        <w:szCs w:val="36"/>
                                      </w:rPr>
                                    </w:rPrChange>
                                  </w:rPr>
                                  <w:delText>※</w:delText>
                                </w:r>
                                <w:r w:rsidR="00773D25" w:rsidRPr="00773D25" w:rsidDel="00685C75">
                                  <w:rPr>
                                    <w:rFonts w:ascii="Times New Roman" w:eastAsiaTheme="majorEastAsia" w:hAnsi="Times New Roman" w:cs="Times New Roman"/>
                                    <w:sz w:val="22"/>
                                    <w:szCs w:val="36"/>
                                    <w:vertAlign w:val="superscript"/>
                                    <w:rPrChange w:id="147" w:author="作成者">
                                      <w:rPr>
                                        <w:rFonts w:asciiTheme="majorEastAsia" w:eastAsiaTheme="majorEastAsia" w:hAnsiTheme="majorEastAsia" w:cs="Times New Roman"/>
                                        <w:sz w:val="22"/>
                                        <w:szCs w:val="36"/>
                                      </w:rPr>
                                    </w:rPrChange>
                                  </w:rPr>
                                  <w:delText>6</w:delText>
                                </w:r>
                                <w:r w:rsidR="00773D25" w:rsidDel="00D871EF">
                                  <w:rPr>
                                    <w:rFonts w:asciiTheme="majorEastAsia" w:eastAsiaTheme="majorEastAsia" w:hAnsiTheme="majorEastAsia" w:cs="Times New Roman" w:hint="eastAsia"/>
                                    <w:sz w:val="22"/>
                                    <w:szCs w:val="36"/>
                                    <w:vertAlign w:val="superscript"/>
                                  </w:rPr>
                                  <w:delText>」</w:delText>
                                </w:r>
                                <w:r w:rsidR="00D871EF" w:rsidDel="00685C75">
                                  <w:rPr>
                                    <w:rFonts w:asciiTheme="majorEastAsia" w:eastAsiaTheme="majorEastAsia" w:hAnsiTheme="majorEastAsia" w:cs="Times New Roman" w:hint="eastAsia"/>
                                    <w:sz w:val="22"/>
                                    <w:szCs w:val="36"/>
                                    <w:vertAlign w:val="superscript"/>
                                  </w:rPr>
                                  <w:delText>)</w:delText>
                                </w:r>
                              </w:del>
                            </w:ins>
                            <w:r w:rsidRPr="00596736">
                              <w:rPr>
                                <w:rFonts w:asciiTheme="majorEastAsia" w:eastAsiaTheme="majorEastAsia" w:hAnsiTheme="majorEastAsia" w:cs="Times New Roman" w:hint="eastAsia"/>
                                <w:sz w:val="22"/>
                                <w:szCs w:val="36"/>
                              </w:rPr>
                              <w:t>」をもたらし、</w:t>
                            </w:r>
                            <w:del w:id="148" w:author="作成者">
                              <w:r w:rsidRPr="00596736" w:rsidDel="0006760B">
                                <w:rPr>
                                  <w:rFonts w:asciiTheme="majorEastAsia" w:eastAsiaTheme="majorEastAsia" w:hAnsiTheme="majorEastAsia" w:cs="Times New Roman" w:hint="eastAsia"/>
                                  <w:sz w:val="22"/>
                                  <w:szCs w:val="36"/>
                                </w:rPr>
                                <w:delText>結果として</w:delText>
                              </w:r>
                            </w:del>
                            <w:ins w:id="149" w:author="作成者">
                              <w:r w:rsidR="0006760B" w:rsidRPr="0006760B">
                                <w:rPr>
                                  <w:rFonts w:asciiTheme="majorEastAsia" w:eastAsiaTheme="majorEastAsia" w:hAnsiTheme="majorEastAsia" w:cs="Times New Roman" w:hint="eastAsia"/>
                                  <w:sz w:val="22"/>
                                  <w:szCs w:val="36"/>
                                </w:rPr>
                                <w:t>高い触媒活性の維持につながることも示されました</w:t>
                              </w:r>
                            </w:ins>
                            <w:del w:id="150" w:author="作成者">
                              <w:r w:rsidRPr="00596736" w:rsidDel="0006760B">
                                <w:rPr>
                                  <w:rFonts w:asciiTheme="majorEastAsia" w:eastAsiaTheme="majorEastAsia" w:hAnsiTheme="majorEastAsia" w:cs="Times New Roman" w:hint="eastAsia"/>
                                  <w:sz w:val="22"/>
                                  <w:szCs w:val="36"/>
                                </w:rPr>
                                <w:delText>触媒活性の低下を抑える要因となることも示されました</w:delText>
                              </w:r>
                            </w:del>
                            <w:r w:rsidRPr="00596736">
                              <w:rPr>
                                <w:rFonts w:asciiTheme="majorEastAsia" w:eastAsiaTheme="majorEastAsia" w:hAnsiTheme="majorEastAsia" w:cs="Times New Roman" w:hint="eastAsia"/>
                                <w:sz w:val="22"/>
                                <w:szCs w:val="36"/>
                              </w:rPr>
                              <w:t>。</w:t>
                            </w:r>
                          </w:p>
                          <w:p w14:paraId="33E19C4D" w14:textId="560F9534"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本研究成果は、光触媒の性能を</w:t>
                            </w:r>
                            <w:del w:id="151" w:author="作成者">
                              <w:r w:rsidRPr="00596736" w:rsidDel="0006760B">
                                <w:rPr>
                                  <w:rFonts w:asciiTheme="majorEastAsia" w:eastAsiaTheme="majorEastAsia" w:hAnsiTheme="majorEastAsia" w:cs="Times New Roman" w:hint="eastAsia"/>
                                  <w:sz w:val="22"/>
                                  <w:szCs w:val="36"/>
                                </w:rPr>
                                <w:delText>決定づける</w:delText>
                              </w:r>
                            </w:del>
                            <w:ins w:id="152" w:author="作成者">
                              <w:r w:rsidR="0006760B">
                                <w:rPr>
                                  <w:rFonts w:asciiTheme="majorEastAsia" w:eastAsiaTheme="majorEastAsia" w:hAnsiTheme="majorEastAsia" w:cs="Times New Roman" w:hint="eastAsia"/>
                                  <w:sz w:val="22"/>
                                  <w:szCs w:val="36"/>
                                </w:rPr>
                                <w:t>支配する</w:t>
                              </w:r>
                            </w:ins>
                            <w:del w:id="153" w:author="作成者">
                              <w:r w:rsidRPr="00596736" w:rsidDel="0006760B">
                                <w:rPr>
                                  <w:rFonts w:asciiTheme="majorEastAsia" w:eastAsiaTheme="majorEastAsia" w:hAnsiTheme="majorEastAsia" w:cs="Times New Roman" w:hint="eastAsia"/>
                                  <w:sz w:val="22"/>
                                  <w:szCs w:val="36"/>
                                </w:rPr>
                                <w:delText>キャリアダイナミクス</w:delText>
                              </w:r>
                            </w:del>
                            <w:ins w:id="154" w:author="作成者">
                              <w:r w:rsidR="0006760B">
                                <w:rPr>
                                  <w:rFonts w:asciiTheme="majorEastAsia" w:eastAsiaTheme="majorEastAsia" w:hAnsiTheme="majorEastAsia" w:cs="Times New Roman" w:hint="eastAsia"/>
                                  <w:sz w:val="22"/>
                                  <w:szCs w:val="36"/>
                                </w:rPr>
                                <w:t>光励起キャリア</w:t>
                              </w:r>
                              <w:del w:id="155" w:author="作成者">
                                <w:r w:rsidR="0006760B" w:rsidDel="005B2A9C">
                                  <w:rPr>
                                    <w:rFonts w:asciiTheme="majorEastAsia" w:eastAsiaTheme="majorEastAsia" w:hAnsiTheme="majorEastAsia" w:cs="Times New Roman" w:hint="eastAsia"/>
                                    <w:sz w:val="22"/>
                                    <w:szCs w:val="36"/>
                                  </w:rPr>
                                  <w:delText>の</w:delText>
                                </w:r>
                              </w:del>
                              <w:r w:rsidR="0006760B">
                                <w:rPr>
                                  <w:rFonts w:asciiTheme="majorEastAsia" w:eastAsiaTheme="majorEastAsia" w:hAnsiTheme="majorEastAsia" w:cs="Times New Roman" w:hint="eastAsia"/>
                                  <w:sz w:val="22"/>
                                  <w:szCs w:val="36"/>
                                </w:rPr>
                                <w:t>挙動</w:t>
                              </w:r>
                            </w:ins>
                            <w:r w:rsidRPr="00596736">
                              <w:rPr>
                                <w:rFonts w:asciiTheme="majorEastAsia" w:eastAsiaTheme="majorEastAsia" w:hAnsiTheme="majorEastAsia" w:cs="Times New Roman" w:hint="eastAsia"/>
                                <w:sz w:val="22"/>
                                <w:szCs w:val="36"/>
                              </w:rPr>
                              <w:t>の理解を大きく前進させ</w:t>
                            </w:r>
                            <w:del w:id="156" w:author="作成者">
                              <w:r w:rsidRPr="00596736" w:rsidDel="0006760B">
                                <w:rPr>
                                  <w:rFonts w:asciiTheme="majorEastAsia" w:eastAsiaTheme="majorEastAsia" w:hAnsiTheme="majorEastAsia" w:cs="Times New Roman" w:hint="eastAsia"/>
                                  <w:sz w:val="22"/>
                                  <w:szCs w:val="36"/>
                                </w:rPr>
                                <w:delText>るとともに</w:delText>
                              </w:r>
                            </w:del>
                            <w:r w:rsidRPr="00596736">
                              <w:rPr>
                                <w:rFonts w:asciiTheme="majorEastAsia" w:eastAsiaTheme="majorEastAsia" w:hAnsiTheme="majorEastAsia" w:cs="Times New Roman" w:hint="eastAsia"/>
                                <w:sz w:val="22"/>
                                <w:szCs w:val="36"/>
                              </w:rPr>
                              <w:t>、高効率かつ長寿命な</w:t>
                            </w:r>
                            <w:ins w:id="157" w:author="作成者">
                              <w:r w:rsidR="005B2A9C" w:rsidRPr="005B2A9C">
                                <w:rPr>
                                  <w:rFonts w:asciiTheme="majorEastAsia" w:eastAsiaTheme="majorEastAsia" w:hAnsiTheme="majorEastAsia" w:cs="Times New Roman" w:hint="eastAsia"/>
                                  <w:sz w:val="22"/>
                                  <w:szCs w:val="36"/>
                                </w:rPr>
                                <w:t>光触媒材料設計の</w:t>
                              </w:r>
                              <w:r w:rsidR="0015520D" w:rsidRPr="0015520D">
                                <w:rPr>
                                  <w:rFonts w:asciiTheme="majorEastAsia" w:eastAsiaTheme="majorEastAsia" w:hAnsiTheme="majorEastAsia" w:cs="Times New Roman" w:hint="eastAsia"/>
                                  <w:sz w:val="22"/>
                                  <w:szCs w:val="36"/>
                                </w:rPr>
                                <w:t>新たな設計指針</w:t>
                              </w:r>
                              <w:del w:id="158" w:author="作成者">
                                <w:r w:rsidR="005B2A9C" w:rsidRPr="005B2A9C" w:rsidDel="0015520D">
                                  <w:rPr>
                                    <w:rFonts w:asciiTheme="majorEastAsia" w:eastAsiaTheme="majorEastAsia" w:hAnsiTheme="majorEastAsia" w:cs="Times New Roman" w:hint="eastAsia"/>
                                    <w:sz w:val="22"/>
                                    <w:szCs w:val="36"/>
                                  </w:rPr>
                                  <w:delText>明確な指針</w:delText>
                                </w:r>
                              </w:del>
                              <w:r w:rsidR="005B2A9C" w:rsidRPr="005B2A9C">
                                <w:rPr>
                                  <w:rFonts w:asciiTheme="majorEastAsia" w:eastAsiaTheme="majorEastAsia" w:hAnsiTheme="majorEastAsia" w:cs="Times New Roman" w:hint="eastAsia"/>
                                  <w:sz w:val="22"/>
                                  <w:szCs w:val="36"/>
                                </w:rPr>
                                <w:t>となるものです</w:t>
                              </w:r>
                            </w:ins>
                            <w:del w:id="159" w:author="作成者">
                              <w:r w:rsidRPr="00596736" w:rsidDel="005B2A9C">
                                <w:rPr>
                                  <w:rFonts w:asciiTheme="majorEastAsia" w:eastAsiaTheme="majorEastAsia" w:hAnsiTheme="majorEastAsia" w:cs="Times New Roman" w:hint="eastAsia"/>
                                  <w:sz w:val="22"/>
                                  <w:szCs w:val="36"/>
                                </w:rPr>
                                <w:delText>光触媒材料の</w:delText>
                              </w:r>
                            </w:del>
                            <w:ins w:id="160" w:author="作成者">
                              <w:del w:id="161" w:author="作成者">
                                <w:r w:rsidR="0006760B" w:rsidRPr="00596736" w:rsidDel="005B2A9C">
                                  <w:rPr>
                                    <w:rFonts w:asciiTheme="majorEastAsia" w:eastAsiaTheme="majorEastAsia" w:hAnsiTheme="majorEastAsia" w:cs="Times New Roman" w:hint="eastAsia"/>
                                    <w:sz w:val="22"/>
                                    <w:szCs w:val="36"/>
                                  </w:rPr>
                                  <w:delText>新たな</w:delText>
                                </w:r>
                              </w:del>
                            </w:ins>
                            <w:del w:id="162" w:author="作成者">
                              <w:r w:rsidRPr="00596736" w:rsidDel="005B2A9C">
                                <w:rPr>
                                  <w:rFonts w:asciiTheme="majorEastAsia" w:eastAsiaTheme="majorEastAsia" w:hAnsiTheme="majorEastAsia" w:cs="Times New Roman" w:hint="eastAsia"/>
                                  <w:sz w:val="22"/>
                                  <w:szCs w:val="36"/>
                                </w:rPr>
                                <w:delText>設計に新たな指針を与えるものです</w:delText>
                              </w:r>
                            </w:del>
                            <w:r w:rsidRPr="00596736">
                              <w:rPr>
                                <w:rFonts w:asciiTheme="majorEastAsia" w:eastAsiaTheme="majorEastAsia" w:hAnsiTheme="majorEastAsia" w:cs="Times New Roman" w:hint="eastAsia"/>
                                <w:sz w:val="22"/>
                                <w:szCs w:val="36"/>
                              </w:rPr>
                              <w:t>。</w:t>
                            </w:r>
                          </w:p>
                          <w:p w14:paraId="0A5B5203" w14:textId="0B05095D" w:rsidR="00BF2AD7" w:rsidRPr="00941E8C" w:rsidRDefault="00BF2AD7">
                            <w:pPr>
                              <w:rPr>
                                <w:rFonts w:ascii="Times New Roman" w:eastAsia="ＭＳ ゴシック" w:hAnsi="Times New Roman"/>
                                <w:sz w:val="22"/>
                              </w:rPr>
                              <w:pPrChange w:id="163" w:author="作成者">
                                <w:pPr>
                                  <w:ind w:firstLineChars="100" w:firstLine="220"/>
                                </w:pPr>
                              </w:pPrChange>
                            </w:pPr>
                            <w:r w:rsidRPr="00596736">
                              <w:rPr>
                                <w:rFonts w:asciiTheme="majorEastAsia" w:eastAsiaTheme="majorEastAsia" w:hAnsiTheme="majorEastAsia" w:cs="Times New Roman" w:hint="eastAsia"/>
                                <w:sz w:val="22"/>
                                <w:szCs w:val="36"/>
                              </w:rPr>
                              <w:t xml:space="preserve">　本成果は、</w:t>
                            </w:r>
                            <w:del w:id="164" w:author="作成者">
                              <w:r w:rsidRPr="00CB4A67" w:rsidDel="005A1B29">
                                <w:rPr>
                                  <w:rFonts w:ascii="Times New Roman" w:eastAsiaTheme="majorEastAsia" w:hAnsi="Times New Roman" w:cs="Times New Roman"/>
                                  <w:sz w:val="22"/>
                                  <w:szCs w:val="36"/>
                                  <w:rPrChange w:id="165" w:author="作成者">
                                    <w:rPr>
                                      <w:rFonts w:asciiTheme="majorEastAsia" w:eastAsiaTheme="majorEastAsia" w:hAnsiTheme="majorEastAsia" w:cs="Times New Roman"/>
                                      <w:sz w:val="22"/>
                                      <w:szCs w:val="36"/>
                                    </w:rPr>
                                  </w:rPrChange>
                                </w:rPr>
                                <w:delText>2026</w:delText>
                              </w:r>
                              <w:r w:rsidDel="005A1B29">
                                <w:rPr>
                                  <w:rFonts w:asciiTheme="majorEastAsia" w:eastAsiaTheme="majorEastAsia" w:hAnsiTheme="majorEastAsia" w:cs="Times New Roman" w:hint="eastAsia"/>
                                  <w:sz w:val="22"/>
                                  <w:szCs w:val="36"/>
                                </w:rPr>
                                <w:delText>年</w:delText>
                              </w:r>
                              <w:r w:rsidRPr="00CB4A67" w:rsidDel="005A1B29">
                                <w:rPr>
                                  <w:rFonts w:ascii="Times New Roman" w:eastAsiaTheme="majorEastAsia" w:hAnsi="Times New Roman" w:cs="Times New Roman"/>
                                  <w:sz w:val="22"/>
                                  <w:szCs w:val="36"/>
                                  <w:rPrChange w:id="166" w:author="作成者">
                                    <w:rPr>
                                      <w:rFonts w:asciiTheme="majorEastAsia" w:eastAsiaTheme="majorEastAsia" w:hAnsiTheme="majorEastAsia" w:cs="Times New Roman"/>
                                      <w:sz w:val="22"/>
                                      <w:szCs w:val="36"/>
                                    </w:rPr>
                                  </w:rPrChange>
                                </w:rPr>
                                <w:delText>3</w:delText>
                              </w:r>
                              <w:r w:rsidDel="005A1B29">
                                <w:rPr>
                                  <w:rFonts w:asciiTheme="majorEastAsia" w:eastAsiaTheme="majorEastAsia" w:hAnsiTheme="majorEastAsia" w:cs="Times New Roman" w:hint="eastAsia"/>
                                  <w:sz w:val="22"/>
                                  <w:szCs w:val="36"/>
                                </w:rPr>
                                <w:delText>月</w:delText>
                              </w:r>
                              <w:r w:rsidRPr="00CB4A67" w:rsidDel="005A1B29">
                                <w:rPr>
                                  <w:rFonts w:ascii="Times New Roman" w:eastAsiaTheme="majorEastAsia" w:hAnsi="Times New Roman" w:cs="Times New Roman"/>
                                  <w:sz w:val="22"/>
                                  <w:szCs w:val="36"/>
                                  <w:rPrChange w:id="167" w:author="作成者">
                                    <w:rPr>
                                      <w:rFonts w:asciiTheme="majorEastAsia" w:eastAsiaTheme="majorEastAsia" w:hAnsiTheme="majorEastAsia" w:cs="Times New Roman"/>
                                      <w:sz w:val="22"/>
                                      <w:szCs w:val="36"/>
                                    </w:rPr>
                                  </w:rPrChange>
                                </w:rPr>
                                <w:delText>26</w:delText>
                              </w:r>
                              <w:r w:rsidDel="005A1B29">
                                <w:rPr>
                                  <w:rFonts w:asciiTheme="majorEastAsia" w:eastAsiaTheme="majorEastAsia" w:hAnsiTheme="majorEastAsia" w:cs="Times New Roman" w:hint="eastAsia"/>
                                  <w:sz w:val="22"/>
                                  <w:szCs w:val="36"/>
                                </w:rPr>
                                <w:delText>日付け（現地時間）で</w:delText>
                              </w:r>
                            </w:del>
                            <w:r w:rsidRPr="00596736">
                              <w:rPr>
                                <w:rFonts w:asciiTheme="majorEastAsia" w:eastAsiaTheme="majorEastAsia" w:hAnsiTheme="majorEastAsia" w:cs="Times New Roman" w:hint="eastAsia"/>
                                <w:sz w:val="22"/>
                                <w:szCs w:val="36"/>
                              </w:rPr>
                              <w:t>米国化学会誌</w:t>
                            </w:r>
                            <w:del w:id="168" w:author="作成者">
                              <w:r w:rsidRPr="00596736" w:rsidDel="00CB4A67">
                                <w:rPr>
                                  <w:rFonts w:asciiTheme="majorEastAsia" w:eastAsiaTheme="majorEastAsia" w:hAnsiTheme="majorEastAsia" w:cs="Times New Roman" w:hint="eastAsia"/>
                                  <w:sz w:val="22"/>
                                  <w:szCs w:val="36"/>
                                </w:rPr>
                                <w:delText xml:space="preserve"> </w:delText>
                              </w:r>
                            </w:del>
                            <w:r>
                              <w:rPr>
                                <w:rFonts w:asciiTheme="majorEastAsia" w:eastAsiaTheme="majorEastAsia" w:hAnsiTheme="majorEastAsia" w:cs="Times New Roman" w:hint="eastAsia"/>
                                <w:sz w:val="22"/>
                                <w:szCs w:val="36"/>
                              </w:rPr>
                              <w:t>『</w:t>
                            </w:r>
                            <w:r w:rsidRPr="00BF2AD7">
                              <w:rPr>
                                <w:rFonts w:asciiTheme="majorEastAsia" w:eastAsiaTheme="majorEastAsia" w:hAnsiTheme="majorEastAsia" w:cs="Times New Roman" w:hint="eastAsia"/>
                                <w:i/>
                                <w:sz w:val="22"/>
                                <w:szCs w:val="36"/>
                              </w:rPr>
                              <w:t>J</w:t>
                            </w:r>
                            <w:r w:rsidRPr="00CB4A67">
                              <w:rPr>
                                <w:rFonts w:ascii="Times New Roman" w:eastAsiaTheme="majorEastAsia" w:hAnsi="Times New Roman" w:cs="Times New Roman"/>
                                <w:i/>
                                <w:sz w:val="22"/>
                                <w:szCs w:val="36"/>
                                <w:rPrChange w:id="169" w:author="作成者">
                                  <w:rPr>
                                    <w:rFonts w:asciiTheme="majorEastAsia" w:eastAsiaTheme="majorEastAsia" w:hAnsiTheme="majorEastAsia" w:cs="Times New Roman"/>
                                    <w:i/>
                                    <w:sz w:val="22"/>
                                    <w:szCs w:val="36"/>
                                  </w:rPr>
                                </w:rPrChange>
                              </w:rPr>
                              <w:t>ournal of the American Chemical Society</w:t>
                            </w:r>
                            <w:r>
                              <w:rPr>
                                <w:rFonts w:asciiTheme="majorEastAsia" w:eastAsiaTheme="majorEastAsia" w:hAnsiTheme="majorEastAsia" w:cs="Times New Roman" w:hint="eastAsia"/>
                                <w:sz w:val="22"/>
                                <w:szCs w:val="36"/>
                              </w:rPr>
                              <w:t>』</w:t>
                            </w:r>
                            <w:del w:id="170" w:author="作成者">
                              <w:r w:rsidRPr="00596736" w:rsidDel="00CB4A67">
                                <w:rPr>
                                  <w:rFonts w:asciiTheme="majorEastAsia" w:eastAsiaTheme="majorEastAsia" w:hAnsiTheme="majorEastAsia" w:cs="Times New Roman" w:hint="eastAsia"/>
                                  <w:sz w:val="22"/>
                                  <w:szCs w:val="36"/>
                                </w:rPr>
                                <w:delText xml:space="preserve"> </w:delText>
                              </w:r>
                            </w:del>
                            <w:r w:rsidRPr="00596736">
                              <w:rPr>
                                <w:rFonts w:asciiTheme="majorEastAsia" w:eastAsiaTheme="majorEastAsia" w:hAnsiTheme="majorEastAsia" w:cs="Times New Roman" w:hint="eastAsia"/>
                                <w:sz w:val="22"/>
                                <w:szCs w:val="36"/>
                              </w:rPr>
                              <w:t>に</w:t>
                            </w:r>
                            <w:ins w:id="171" w:author="作成者">
                              <w:r w:rsidR="005A1B29" w:rsidRPr="006005B9">
                                <w:rPr>
                                  <w:rFonts w:ascii="Times New Roman" w:eastAsiaTheme="majorEastAsia" w:hAnsi="Times New Roman" w:cs="Times New Roman"/>
                                  <w:sz w:val="22"/>
                                  <w:szCs w:val="36"/>
                                </w:rPr>
                                <w:t>2026</w:t>
                              </w:r>
                              <w:r w:rsidR="005A1B29">
                                <w:rPr>
                                  <w:rFonts w:asciiTheme="majorEastAsia" w:eastAsiaTheme="majorEastAsia" w:hAnsiTheme="majorEastAsia" w:cs="Times New Roman" w:hint="eastAsia"/>
                                  <w:sz w:val="22"/>
                                  <w:szCs w:val="36"/>
                                </w:rPr>
                                <w:t>年</w:t>
                              </w:r>
                              <w:r w:rsidR="005A1B29" w:rsidRPr="006005B9">
                                <w:rPr>
                                  <w:rFonts w:ascii="Times New Roman" w:eastAsiaTheme="majorEastAsia" w:hAnsi="Times New Roman" w:cs="Times New Roman"/>
                                  <w:sz w:val="22"/>
                                  <w:szCs w:val="36"/>
                                </w:rPr>
                                <w:t>3</w:t>
                              </w:r>
                              <w:r w:rsidR="005A1B29">
                                <w:rPr>
                                  <w:rFonts w:asciiTheme="majorEastAsia" w:eastAsiaTheme="majorEastAsia" w:hAnsiTheme="majorEastAsia" w:cs="Times New Roman" w:hint="eastAsia"/>
                                  <w:sz w:val="22"/>
                                  <w:szCs w:val="36"/>
                                </w:rPr>
                                <w:t>月</w:t>
                              </w:r>
                              <w:r w:rsidR="005A1B29" w:rsidRPr="006005B9">
                                <w:rPr>
                                  <w:rFonts w:ascii="Times New Roman" w:eastAsiaTheme="majorEastAsia" w:hAnsi="Times New Roman" w:cs="Times New Roman"/>
                                  <w:sz w:val="22"/>
                                  <w:szCs w:val="36"/>
                                </w:rPr>
                                <w:t>26</w:t>
                              </w:r>
                              <w:r w:rsidR="005A1B29">
                                <w:rPr>
                                  <w:rFonts w:asciiTheme="majorEastAsia" w:eastAsiaTheme="majorEastAsia" w:hAnsiTheme="majorEastAsia" w:cs="Times New Roman" w:hint="eastAsia"/>
                                  <w:sz w:val="22"/>
                                  <w:szCs w:val="36"/>
                                </w:rPr>
                                <w:t>日付け（現地時間）で</w:t>
                              </w:r>
                            </w:ins>
                            <w:r>
                              <w:rPr>
                                <w:rFonts w:asciiTheme="majorEastAsia" w:eastAsiaTheme="majorEastAsia" w:hAnsiTheme="majorEastAsia" w:cs="Times New Roman" w:hint="eastAsia"/>
                                <w:sz w:val="22"/>
                                <w:szCs w:val="36"/>
                              </w:rPr>
                              <w:t>オンライン</w:t>
                            </w:r>
                            <w:r w:rsidRPr="00596736">
                              <w:rPr>
                                <w:rFonts w:asciiTheme="majorEastAsia" w:eastAsiaTheme="majorEastAsia" w:hAnsiTheme="majorEastAsia" w:cs="Times New Roman" w:hint="eastAsia"/>
                                <w:sz w:val="22"/>
                                <w:szCs w:val="36"/>
                              </w:rPr>
                              <w:t>掲載</w:t>
                            </w:r>
                            <w:del w:id="172" w:author="作成者">
                              <w:r w:rsidRPr="00596736" w:rsidDel="005A1B29">
                                <w:rPr>
                                  <w:rFonts w:asciiTheme="majorEastAsia" w:eastAsiaTheme="majorEastAsia" w:hAnsiTheme="majorEastAsia" w:cs="Times New Roman" w:hint="eastAsia"/>
                                  <w:sz w:val="22"/>
                                  <w:szCs w:val="36"/>
                                </w:rPr>
                                <w:delText>されました</w:delText>
                              </w:r>
                            </w:del>
                            <w:ins w:id="173" w:author="作成者">
                              <w:r w:rsidR="005A1B29" w:rsidRPr="00596736">
                                <w:rPr>
                                  <w:rFonts w:asciiTheme="majorEastAsia" w:eastAsiaTheme="majorEastAsia" w:hAnsiTheme="majorEastAsia" w:cs="Times New Roman" w:hint="eastAsia"/>
                                  <w:sz w:val="22"/>
                                  <w:szCs w:val="36"/>
                                </w:rPr>
                                <w:t>され</w:t>
                              </w:r>
                              <w:r w:rsidR="005A1B29">
                                <w:rPr>
                                  <w:rFonts w:asciiTheme="majorEastAsia" w:eastAsiaTheme="majorEastAsia" w:hAnsiTheme="majorEastAsia" w:cs="Times New Roman" w:hint="eastAsia"/>
                                  <w:sz w:val="22"/>
                                  <w:szCs w:val="36"/>
                                </w:rPr>
                                <w:t>、</w:t>
                              </w:r>
                              <w:r w:rsidR="00FD1AE9">
                                <w:rPr>
                                  <w:rFonts w:asciiTheme="majorEastAsia" w:eastAsiaTheme="majorEastAsia" w:hAnsiTheme="majorEastAsia" w:cs="Times New Roman" w:hint="eastAsia"/>
                                  <w:sz w:val="22"/>
                                  <w:szCs w:val="36"/>
                                </w:rPr>
                                <w:t>同誌</w:t>
                              </w:r>
                              <w:r w:rsidR="005A1B29" w:rsidRPr="00CF33C2">
                                <w:rPr>
                                  <w:rFonts w:asciiTheme="majorEastAsia" w:eastAsiaTheme="majorEastAsia" w:hAnsiTheme="majorEastAsia" w:cs="Times New Roman"/>
                                  <w:sz w:val="22"/>
                                  <w:szCs w:val="36"/>
                                  <w:highlight w:val="yellow"/>
                                  <w:rPrChange w:id="174" w:author="作成者">
                                    <w:rPr>
                                      <w:rFonts w:asciiTheme="majorEastAsia" w:eastAsiaTheme="majorEastAsia" w:hAnsiTheme="majorEastAsia" w:cs="Times New Roman"/>
                                      <w:sz w:val="22"/>
                                      <w:szCs w:val="36"/>
                                    </w:rPr>
                                  </w:rPrChange>
                                </w:rPr>
                                <w:t>2026年4月</w:t>
                              </w:r>
                              <w:r w:rsidR="00CF33C2" w:rsidRPr="00CF33C2">
                                <w:rPr>
                                  <w:rFonts w:asciiTheme="majorEastAsia" w:eastAsiaTheme="majorEastAsia" w:hAnsiTheme="majorEastAsia" w:cs="Times New Roman" w:hint="eastAsia"/>
                                  <w:sz w:val="22"/>
                                  <w:szCs w:val="36"/>
                                  <w:highlight w:val="yellow"/>
                                  <w:rPrChange w:id="175" w:author="作成者">
                                    <w:rPr>
                                      <w:rFonts w:asciiTheme="majorEastAsia" w:eastAsiaTheme="majorEastAsia" w:hAnsiTheme="majorEastAsia" w:cs="Times New Roman" w:hint="eastAsia"/>
                                      <w:sz w:val="22"/>
                                      <w:szCs w:val="36"/>
                                    </w:rPr>
                                  </w:rPrChange>
                                </w:rPr>
                                <w:t>○日</w:t>
                              </w:r>
                              <w:r w:rsidR="005A1B29" w:rsidRPr="00CF33C2">
                                <w:rPr>
                                  <w:rFonts w:asciiTheme="majorEastAsia" w:eastAsiaTheme="majorEastAsia" w:hAnsiTheme="majorEastAsia" w:cs="Times New Roman" w:hint="eastAsia"/>
                                  <w:sz w:val="22"/>
                                  <w:szCs w:val="36"/>
                                  <w:highlight w:val="yellow"/>
                                  <w:rPrChange w:id="176" w:author="作成者">
                                    <w:rPr>
                                      <w:rFonts w:asciiTheme="majorEastAsia" w:eastAsiaTheme="majorEastAsia" w:hAnsiTheme="majorEastAsia" w:cs="Times New Roman" w:hint="eastAsia"/>
                                      <w:sz w:val="22"/>
                                      <w:szCs w:val="36"/>
                                    </w:rPr>
                                  </w:rPrChange>
                                </w:rPr>
                                <w:t>号</w:t>
                              </w:r>
                              <w:r w:rsidR="005A1B29" w:rsidRPr="005A1B29">
                                <w:rPr>
                                  <w:rFonts w:asciiTheme="majorEastAsia" w:eastAsiaTheme="majorEastAsia" w:hAnsiTheme="majorEastAsia" w:cs="Times New Roman" w:hint="eastAsia"/>
                                  <w:sz w:val="22"/>
                                  <w:szCs w:val="36"/>
                                </w:rPr>
                                <w:t>のカバー</w:t>
                              </w:r>
                              <w:del w:id="177" w:author="作成者">
                                <w:r w:rsidR="005A1B29" w:rsidRPr="005A1B29" w:rsidDel="0050581D">
                                  <w:rPr>
                                    <w:rFonts w:asciiTheme="majorEastAsia" w:eastAsiaTheme="majorEastAsia" w:hAnsiTheme="majorEastAsia" w:cs="Times New Roman" w:hint="eastAsia"/>
                                    <w:sz w:val="22"/>
                                    <w:szCs w:val="36"/>
                                  </w:rPr>
                                  <w:delText>画像</w:delText>
                                </w:r>
                              </w:del>
                              <w:r w:rsidR="0050581D">
                                <w:rPr>
                                  <w:rFonts w:asciiTheme="majorEastAsia" w:eastAsiaTheme="majorEastAsia" w:hAnsiTheme="majorEastAsia" w:cs="Times New Roman" w:hint="eastAsia"/>
                                  <w:sz w:val="22"/>
                                  <w:szCs w:val="36"/>
                                </w:rPr>
                                <w:t>アート</w:t>
                              </w:r>
                              <w:del w:id="178" w:author="作成者">
                                <w:r w:rsidR="005A1B29" w:rsidRPr="005A1B29" w:rsidDel="0050581D">
                                  <w:rPr>
                                    <w:rFonts w:asciiTheme="majorEastAsia" w:eastAsiaTheme="majorEastAsia" w:hAnsiTheme="majorEastAsia" w:cs="Times New Roman" w:hint="eastAsia"/>
                                    <w:sz w:val="22"/>
                                    <w:szCs w:val="36"/>
                                  </w:rPr>
                                  <w:delText>の一つに</w:delText>
                                </w:r>
                              </w:del>
                              <w:r w:rsidR="0050581D">
                                <w:rPr>
                                  <w:rFonts w:asciiTheme="majorEastAsia" w:eastAsiaTheme="majorEastAsia" w:hAnsiTheme="majorEastAsia" w:cs="Times New Roman" w:hint="eastAsia"/>
                                  <w:sz w:val="22"/>
                                  <w:szCs w:val="36"/>
                                </w:rPr>
                                <w:t>にも</w:t>
                              </w:r>
                              <w:del w:id="179" w:author="作成者">
                                <w:r w:rsidR="005A1B29" w:rsidRPr="005A1B29" w:rsidDel="0050581D">
                                  <w:rPr>
                                    <w:rFonts w:asciiTheme="majorEastAsia" w:eastAsiaTheme="majorEastAsia" w:hAnsiTheme="majorEastAsia" w:cs="Times New Roman" w:hint="eastAsia"/>
                                    <w:sz w:val="22"/>
                                    <w:szCs w:val="36"/>
                                  </w:rPr>
                                  <w:delText>採用</w:delText>
                                </w:r>
                                <w:r w:rsidR="0050581D" w:rsidDel="007D1E7E">
                                  <w:rPr>
                                    <w:rFonts w:asciiTheme="majorEastAsia" w:eastAsiaTheme="majorEastAsia" w:hAnsiTheme="majorEastAsia" w:cs="Times New Roman" w:hint="eastAsia"/>
                                    <w:sz w:val="22"/>
                                    <w:szCs w:val="36"/>
                                  </w:rPr>
                                  <w:delText>掲載</w:delText>
                                </w:r>
                              </w:del>
                              <w:r w:rsidR="007D1E7E">
                                <w:rPr>
                                  <w:rFonts w:asciiTheme="majorEastAsia" w:eastAsiaTheme="majorEastAsia" w:hAnsiTheme="majorEastAsia" w:cs="Times New Roman" w:hint="eastAsia"/>
                                  <w:sz w:val="22"/>
                                  <w:szCs w:val="36"/>
                                </w:rPr>
                                <w:t>採用</w:t>
                              </w:r>
                              <w:r w:rsidR="005A1B29" w:rsidRPr="005A1B29">
                                <w:rPr>
                                  <w:rFonts w:asciiTheme="majorEastAsia" w:eastAsiaTheme="majorEastAsia" w:hAnsiTheme="majorEastAsia" w:cs="Times New Roman" w:hint="eastAsia"/>
                                  <w:sz w:val="22"/>
                                  <w:szCs w:val="36"/>
                                </w:rPr>
                                <w:t>されました</w:t>
                              </w:r>
                            </w:ins>
                            <w:r w:rsidRPr="00596736">
                              <w:rPr>
                                <w:rFonts w:asciiTheme="majorEastAsia" w:eastAsiaTheme="majorEastAsia" w:hAnsiTheme="majorEastAsia" w:cs="Times New Roman" w:hint="eastAsia"/>
                                <w:sz w:val="22"/>
                                <w:szCs w:val="36"/>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A6554" id="テキスト ボックス 5" o:spid="_x0000_s1030" type="#_x0000_t202" style="position:absolute;left:0;text-align:left;margin-left:-4pt;margin-top:3.7pt;width:491.15pt;height:342.8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" strokeweight="2.5pt">
                <v:stroke linestyle="thinThin"/>
                <v:textbox inset="5.85pt,.7pt,5.85pt,.7pt">
                  <w:txbxContent>
                    <w:p w14:paraId="3EE48071" w14:textId="7B289E37"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岡山大学学術研究院先鋭研究領域（異分野基礎科学研究所）の</w:t>
                      </w:r>
                      <w:r>
                        <w:rPr>
                          <w:rFonts w:asciiTheme="majorEastAsia" w:eastAsiaTheme="majorEastAsia" w:hAnsiTheme="majorEastAsia" w:cs="Times New Roman" w:hint="eastAsia"/>
                          <w:sz w:val="22"/>
                          <w:szCs w:val="36"/>
                        </w:rPr>
                        <w:t>山方</w:t>
                      </w:r>
                      <w:del w:id="180" w:author="作成者">
                        <w:r w:rsidDel="00CB4A67">
                          <w:rPr>
                            <w:rFonts w:asciiTheme="majorEastAsia" w:eastAsiaTheme="majorEastAsia" w:hAnsiTheme="majorEastAsia" w:cs="Times New Roman" w:hint="eastAsia"/>
                            <w:sz w:val="22"/>
                            <w:szCs w:val="36"/>
                          </w:rPr>
                          <w:delText xml:space="preserve">　</w:delText>
                        </w:r>
                      </w:del>
                      <w:r>
                        <w:rPr>
                          <w:rFonts w:asciiTheme="majorEastAsia" w:eastAsiaTheme="majorEastAsia" w:hAnsiTheme="majorEastAsia" w:cs="Times New Roman" w:hint="eastAsia"/>
                          <w:sz w:val="22"/>
                          <w:szCs w:val="36"/>
                        </w:rPr>
                        <w:t>啓</w:t>
                      </w:r>
                      <w:r w:rsidRPr="00596736">
                        <w:rPr>
                          <w:rFonts w:asciiTheme="majorEastAsia" w:eastAsiaTheme="majorEastAsia" w:hAnsiTheme="majorEastAsia" w:cs="Times New Roman" w:hint="eastAsia"/>
                          <w:sz w:val="22"/>
                          <w:szCs w:val="36"/>
                        </w:rPr>
                        <w:t>教授、信州大学の</w:t>
                      </w:r>
                      <w:r w:rsidRPr="00CB4A67">
                        <w:rPr>
                          <w:rFonts w:ascii="Times New Roman" w:eastAsiaTheme="majorEastAsia" w:hAnsi="Times New Roman" w:cs="Times New Roman"/>
                          <w:sz w:val="22"/>
                          <w:szCs w:val="36"/>
                          <w:rPrChange w:id="181" w:author="作成者">
                            <w:rPr>
                              <w:rFonts w:asciiTheme="majorEastAsia" w:eastAsiaTheme="majorEastAsia" w:hAnsiTheme="majorEastAsia" w:cs="Times New Roman"/>
                              <w:sz w:val="22"/>
                              <w:szCs w:val="36"/>
                            </w:rPr>
                          </w:rPrChange>
                        </w:rPr>
                        <w:t xml:space="preserve">Junie Jhon </w:t>
                      </w:r>
                      <w:r w:rsidR="00D666C9" w:rsidRPr="00CB4A67">
                        <w:rPr>
                          <w:rFonts w:ascii="Times New Roman" w:eastAsiaTheme="majorEastAsia" w:hAnsi="Times New Roman" w:cs="Times New Roman"/>
                          <w:sz w:val="22"/>
                          <w:szCs w:val="36"/>
                          <w:rPrChange w:id="182" w:author="作成者">
                            <w:rPr>
                              <w:rFonts w:asciiTheme="majorEastAsia" w:eastAsiaTheme="majorEastAsia" w:hAnsiTheme="majorEastAsia" w:cs="Times New Roman"/>
                              <w:sz w:val="22"/>
                              <w:szCs w:val="36"/>
                            </w:rPr>
                          </w:rPrChange>
                        </w:rPr>
                        <w:t xml:space="preserve">M. </w:t>
                      </w:r>
                      <w:proofErr w:type="spellStart"/>
                      <w:r w:rsidRPr="00CB4A67">
                        <w:rPr>
                          <w:rFonts w:ascii="Times New Roman" w:eastAsiaTheme="majorEastAsia" w:hAnsi="Times New Roman" w:cs="Times New Roman"/>
                          <w:sz w:val="22"/>
                          <w:szCs w:val="36"/>
                          <w:rPrChange w:id="183" w:author="作成者">
                            <w:rPr>
                              <w:rFonts w:asciiTheme="majorEastAsia" w:eastAsiaTheme="majorEastAsia" w:hAnsiTheme="majorEastAsia" w:cs="Times New Roman"/>
                              <w:sz w:val="22"/>
                              <w:szCs w:val="36"/>
                            </w:rPr>
                          </w:rPrChange>
                        </w:rPr>
                        <w:t>Vequizo</w:t>
                      </w:r>
                      <w:proofErr w:type="spellEnd"/>
                      <w:r w:rsidRPr="00596736">
                        <w:rPr>
                          <w:rFonts w:asciiTheme="majorEastAsia" w:eastAsiaTheme="majorEastAsia" w:hAnsiTheme="majorEastAsia" w:cs="Times New Roman" w:hint="eastAsia"/>
                          <w:sz w:val="22"/>
                          <w:szCs w:val="36"/>
                        </w:rPr>
                        <w:t>特任助教、堂免一成特別教授らの研究グループは、可視光で動作する光触媒において長年</w:t>
                      </w:r>
                      <w:del w:id="184" w:author="作成者">
                        <w:r w:rsidRPr="00596736" w:rsidDel="003A18CF">
                          <w:rPr>
                            <w:rFonts w:asciiTheme="majorEastAsia" w:eastAsiaTheme="majorEastAsia" w:hAnsiTheme="majorEastAsia" w:cs="Times New Roman" w:hint="eastAsia"/>
                            <w:sz w:val="22"/>
                            <w:szCs w:val="36"/>
                          </w:rPr>
                          <w:delText>未解明</w:delText>
                        </w:r>
                      </w:del>
                      <w:ins w:id="185" w:author="作成者">
                        <w:r w:rsidR="003A18CF">
                          <w:rPr>
                            <w:rFonts w:asciiTheme="majorEastAsia" w:eastAsiaTheme="majorEastAsia" w:hAnsiTheme="majorEastAsia" w:cs="Times New Roman" w:hint="eastAsia"/>
                            <w:sz w:val="22"/>
                            <w:szCs w:val="36"/>
                          </w:rPr>
                          <w:t>謎</w:t>
                        </w:r>
                      </w:ins>
                      <w:r w:rsidRPr="00596736">
                        <w:rPr>
                          <w:rFonts w:asciiTheme="majorEastAsia" w:eastAsiaTheme="majorEastAsia" w:hAnsiTheme="majorEastAsia" w:cs="Times New Roman" w:hint="eastAsia"/>
                          <w:sz w:val="22"/>
                          <w:szCs w:val="36"/>
                        </w:rPr>
                        <w:t>であった「正孔（電子の抜けた状態）の振る舞い」</w:t>
                      </w:r>
                      <w:del w:id="186" w:author="作成者">
                        <w:r w:rsidRPr="00596736" w:rsidDel="003A18CF">
                          <w:rPr>
                            <w:rFonts w:asciiTheme="majorEastAsia" w:eastAsiaTheme="majorEastAsia" w:hAnsiTheme="majorEastAsia" w:cs="Times New Roman" w:hint="eastAsia"/>
                            <w:sz w:val="22"/>
                            <w:szCs w:val="36"/>
                          </w:rPr>
                          <w:delText>の仕組みを明らかに</w:delText>
                        </w:r>
                      </w:del>
                      <w:ins w:id="187" w:author="作成者">
                        <w:r w:rsidR="003A18CF">
                          <w:rPr>
                            <w:rFonts w:asciiTheme="majorEastAsia" w:eastAsiaTheme="majorEastAsia" w:hAnsiTheme="majorEastAsia" w:cs="Times New Roman" w:hint="eastAsia"/>
                            <w:sz w:val="22"/>
                            <w:szCs w:val="36"/>
                          </w:rPr>
                          <w:t>を解明</w:t>
                        </w:r>
                      </w:ins>
                      <w:r w:rsidRPr="00596736">
                        <w:rPr>
                          <w:rFonts w:asciiTheme="majorEastAsia" w:eastAsiaTheme="majorEastAsia" w:hAnsiTheme="majorEastAsia" w:cs="Times New Roman" w:hint="eastAsia"/>
                          <w:sz w:val="22"/>
                          <w:szCs w:val="36"/>
                        </w:rPr>
                        <w:t>しました。</w:t>
                      </w:r>
                    </w:p>
                    <w:p w14:paraId="5F204046" w14:textId="449DABD7"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本研究では、</w:t>
                      </w:r>
                      <w:ins w:id="188" w:author="作成者">
                        <w:r w:rsidR="003A18CF" w:rsidRPr="00A65B27">
                          <w:rPr>
                            <w:rFonts w:ascii="Times New Roman" w:eastAsiaTheme="majorEastAsia" w:hAnsi="Times New Roman" w:cs="Times New Roman"/>
                            <w:sz w:val="22"/>
                          </w:rPr>
                          <w:t>時間分解過渡吸収分光法</w:t>
                        </w:r>
                        <w:r w:rsidR="003A18CF" w:rsidRPr="007F0626">
                          <w:rPr>
                            <w:rFonts w:asciiTheme="majorEastAsia" w:eastAsiaTheme="majorEastAsia" w:hAnsiTheme="majorEastAsia" w:cs="Times New Roman" w:hint="eastAsia"/>
                            <w:sz w:val="22"/>
                            <w:szCs w:val="36"/>
                            <w:vertAlign w:val="superscript"/>
                          </w:rPr>
                          <w:t>※</w:t>
                        </w:r>
                        <w:del w:id="189" w:author="作成者">
                          <w:r w:rsidR="003A18CF" w:rsidRPr="007F0626" w:rsidDel="00376692">
                            <w:rPr>
                              <w:rFonts w:ascii="Times New Roman" w:eastAsiaTheme="majorEastAsia" w:hAnsi="Times New Roman" w:cs="Times New Roman"/>
                              <w:sz w:val="22"/>
                              <w:szCs w:val="36"/>
                              <w:vertAlign w:val="superscript"/>
                            </w:rPr>
                            <w:delText>4</w:delText>
                          </w:r>
                        </w:del>
                        <w:r w:rsidR="00376692">
                          <w:rPr>
                            <w:rFonts w:ascii="Times New Roman" w:eastAsiaTheme="majorEastAsia" w:hAnsi="Times New Roman" w:cs="Times New Roman"/>
                            <w:sz w:val="22"/>
                            <w:szCs w:val="36"/>
                            <w:vertAlign w:val="superscript"/>
                          </w:rPr>
                          <w:t>5</w:t>
                        </w:r>
                        <w:r w:rsidR="003A18CF" w:rsidRPr="007F0626">
                          <w:rPr>
                            <w:rFonts w:asciiTheme="majorEastAsia" w:eastAsiaTheme="majorEastAsia" w:hAnsiTheme="majorEastAsia" w:cs="Times New Roman" w:hint="eastAsia"/>
                            <w:sz w:val="22"/>
                            <w:szCs w:val="36"/>
                            <w:vertAlign w:val="superscript"/>
                          </w:rPr>
                          <w:t>）</w:t>
                        </w:r>
                      </w:ins>
                      <w:del w:id="190" w:author="作成者">
                        <w:r w:rsidRPr="00596736" w:rsidDel="003A18CF">
                          <w:rPr>
                            <w:rFonts w:asciiTheme="majorEastAsia" w:eastAsiaTheme="majorEastAsia" w:hAnsiTheme="majorEastAsia" w:cs="Times New Roman" w:hint="eastAsia"/>
                            <w:sz w:val="22"/>
                            <w:szCs w:val="36"/>
                          </w:rPr>
                          <w:delText>時間分解分光法</w:delText>
                        </w:r>
                      </w:del>
                      <w:r w:rsidRPr="00596736">
                        <w:rPr>
                          <w:rFonts w:asciiTheme="majorEastAsia" w:eastAsiaTheme="majorEastAsia" w:hAnsiTheme="majorEastAsia" w:cs="Times New Roman" w:hint="eastAsia"/>
                          <w:sz w:val="22"/>
                          <w:szCs w:val="36"/>
                        </w:rPr>
                        <w:t>を用いて</w:t>
                      </w:r>
                      <w:ins w:id="191" w:author="作成者">
                        <w:r w:rsidR="007E3B52" w:rsidRPr="007E3B52">
                          <w:rPr>
                            <w:rFonts w:asciiTheme="majorEastAsia" w:eastAsiaTheme="majorEastAsia" w:hAnsiTheme="majorEastAsia" w:cs="Times New Roman" w:hint="eastAsia"/>
                            <w:sz w:val="22"/>
                            <w:szCs w:val="36"/>
                          </w:rPr>
                          <w:t>光照射により生成した正孔の</w:t>
                        </w:r>
                      </w:ins>
                      <w:del w:id="192" w:author="作成者">
                        <w:r w:rsidRPr="00596736" w:rsidDel="007E3B52">
                          <w:rPr>
                            <w:rFonts w:asciiTheme="majorEastAsia" w:eastAsiaTheme="majorEastAsia" w:hAnsiTheme="majorEastAsia" w:cs="Times New Roman" w:hint="eastAsia"/>
                            <w:sz w:val="22"/>
                            <w:szCs w:val="36"/>
                          </w:rPr>
                          <w:delText>光励起キャリアの</w:delText>
                        </w:r>
                      </w:del>
                      <w:r w:rsidRPr="00596736">
                        <w:rPr>
                          <w:rFonts w:asciiTheme="majorEastAsia" w:eastAsiaTheme="majorEastAsia" w:hAnsiTheme="majorEastAsia" w:cs="Times New Roman" w:hint="eastAsia"/>
                          <w:sz w:val="22"/>
                          <w:szCs w:val="36"/>
                        </w:rPr>
                        <w:t>動態を詳細に解析し、可視光応答型光触媒では、正孔がバンド端</w:t>
                      </w:r>
                      <w:ins w:id="193" w:author="作成者">
                        <w:r w:rsidR="00D17534" w:rsidRPr="00D17534">
                          <w:rPr>
                            <w:rFonts w:asciiTheme="majorEastAsia" w:eastAsiaTheme="majorEastAsia" w:hAnsiTheme="majorEastAsia" w:cs="Times New Roman" w:hint="eastAsia"/>
                            <w:sz w:val="22"/>
                            <w:szCs w:val="36"/>
                            <w:vertAlign w:val="superscript"/>
                            <w:rPrChange w:id="194" w:author="作成者">
                              <w:rPr>
                                <w:rFonts w:asciiTheme="majorEastAsia" w:eastAsiaTheme="majorEastAsia" w:hAnsiTheme="majorEastAsia" w:cs="Times New Roman" w:hint="eastAsia"/>
                                <w:sz w:val="22"/>
                                <w:szCs w:val="36"/>
                              </w:rPr>
                            </w:rPrChange>
                          </w:rPr>
                          <w:t>※</w:t>
                        </w:r>
                        <w:del w:id="195" w:author="作成者">
                          <w:r w:rsidR="00D17534" w:rsidRPr="00D17534" w:rsidDel="003A18CF">
                            <w:rPr>
                              <w:rFonts w:ascii="Times New Roman" w:eastAsiaTheme="majorEastAsia" w:hAnsi="Times New Roman" w:cs="Times New Roman"/>
                              <w:sz w:val="22"/>
                              <w:szCs w:val="36"/>
                              <w:vertAlign w:val="superscript"/>
                              <w:rPrChange w:id="196" w:author="作成者">
                                <w:rPr>
                                  <w:rFonts w:asciiTheme="majorEastAsia" w:eastAsiaTheme="majorEastAsia" w:hAnsiTheme="majorEastAsia" w:cs="Times New Roman"/>
                                  <w:sz w:val="22"/>
                                  <w:szCs w:val="36"/>
                                </w:rPr>
                              </w:rPrChange>
                            </w:rPr>
                            <w:delText>4</w:delText>
                          </w:r>
                          <w:r w:rsidR="003A18CF" w:rsidDel="00376692">
                            <w:rPr>
                              <w:rFonts w:ascii="Times New Roman" w:eastAsiaTheme="majorEastAsia" w:hAnsi="Times New Roman" w:cs="Times New Roman"/>
                              <w:sz w:val="22"/>
                              <w:szCs w:val="36"/>
                              <w:vertAlign w:val="superscript"/>
                            </w:rPr>
                            <w:delText>5</w:delText>
                          </w:r>
                        </w:del>
                        <w:r w:rsidR="00376692">
                          <w:rPr>
                            <w:rFonts w:ascii="Times New Roman" w:eastAsiaTheme="majorEastAsia" w:hAnsi="Times New Roman" w:cs="Times New Roman"/>
                            <w:sz w:val="22"/>
                            <w:szCs w:val="36"/>
                            <w:vertAlign w:val="superscript"/>
                          </w:rPr>
                          <w:t>6</w:t>
                        </w:r>
                        <w:r w:rsidR="00D17534" w:rsidRPr="00D17534">
                          <w:rPr>
                            <w:rFonts w:asciiTheme="majorEastAsia" w:eastAsiaTheme="majorEastAsia" w:hAnsiTheme="majorEastAsia" w:cs="Times New Roman" w:hint="eastAsia"/>
                            <w:sz w:val="22"/>
                            <w:szCs w:val="36"/>
                            <w:vertAlign w:val="superscript"/>
                            <w:rPrChange w:id="197" w:author="作成者">
                              <w:rPr>
                                <w:rFonts w:asciiTheme="majorEastAsia" w:eastAsiaTheme="majorEastAsia" w:hAnsiTheme="majorEastAsia" w:cs="Times New Roman" w:hint="eastAsia"/>
                                <w:sz w:val="22"/>
                                <w:szCs w:val="36"/>
                              </w:rPr>
                            </w:rPrChange>
                          </w:rPr>
                          <w:t>）</w:t>
                        </w:r>
                      </w:ins>
                      <w:r w:rsidRPr="00596736">
                        <w:rPr>
                          <w:rFonts w:asciiTheme="majorEastAsia" w:eastAsiaTheme="majorEastAsia" w:hAnsiTheme="majorEastAsia" w:cs="Times New Roman" w:hint="eastAsia"/>
                          <w:sz w:val="22"/>
                          <w:szCs w:val="36"/>
                        </w:rPr>
                        <w:t>近傍にとどまる「浅いトラップ状態」を形成することを明らかにしました。この状態では、正孔</w:t>
                      </w:r>
                      <w:del w:id="198" w:author="作成者">
                        <w:r w:rsidRPr="00596736" w:rsidDel="007E3B52">
                          <w:rPr>
                            <w:rFonts w:asciiTheme="majorEastAsia" w:eastAsiaTheme="majorEastAsia" w:hAnsiTheme="majorEastAsia" w:cs="Times New Roman" w:hint="eastAsia"/>
                            <w:sz w:val="22"/>
                            <w:szCs w:val="36"/>
                          </w:rPr>
                          <w:delText>が</w:delText>
                        </w:r>
                      </w:del>
                      <w:ins w:id="199" w:author="作成者">
                        <w:r w:rsidR="007E3B52">
                          <w:rPr>
                            <w:rFonts w:asciiTheme="majorEastAsia" w:eastAsiaTheme="majorEastAsia" w:hAnsiTheme="majorEastAsia" w:cs="Times New Roman" w:hint="eastAsia"/>
                            <w:sz w:val="22"/>
                            <w:szCs w:val="36"/>
                          </w:rPr>
                          <w:t>の</w:t>
                        </w:r>
                      </w:ins>
                      <w:r w:rsidRPr="00596736">
                        <w:rPr>
                          <w:rFonts w:asciiTheme="majorEastAsia" w:eastAsiaTheme="majorEastAsia" w:hAnsiTheme="majorEastAsia" w:cs="Times New Roman" w:hint="eastAsia"/>
                          <w:sz w:val="22"/>
                          <w:szCs w:val="36"/>
                        </w:rPr>
                        <w:t>過度</w:t>
                      </w:r>
                      <w:del w:id="200" w:author="作成者">
                        <w:r w:rsidRPr="00596736" w:rsidDel="007E3B52">
                          <w:rPr>
                            <w:rFonts w:asciiTheme="majorEastAsia" w:eastAsiaTheme="majorEastAsia" w:hAnsiTheme="majorEastAsia" w:cs="Times New Roman" w:hint="eastAsia"/>
                            <w:sz w:val="22"/>
                            <w:szCs w:val="36"/>
                          </w:rPr>
                          <w:delText>に</w:delText>
                        </w:r>
                      </w:del>
                      <w:ins w:id="201" w:author="作成者">
                        <w:r w:rsidR="007E3B52">
                          <w:rPr>
                            <w:rFonts w:asciiTheme="majorEastAsia" w:eastAsiaTheme="majorEastAsia" w:hAnsiTheme="majorEastAsia" w:cs="Times New Roman" w:hint="eastAsia"/>
                            <w:sz w:val="22"/>
                            <w:szCs w:val="36"/>
                          </w:rPr>
                          <w:t>な</w:t>
                        </w:r>
                      </w:ins>
                      <w:r w:rsidRPr="00596736">
                        <w:rPr>
                          <w:rFonts w:asciiTheme="majorEastAsia" w:eastAsiaTheme="majorEastAsia" w:hAnsiTheme="majorEastAsia" w:cs="Times New Roman" w:hint="eastAsia"/>
                          <w:sz w:val="22"/>
                          <w:szCs w:val="36"/>
                        </w:rPr>
                        <w:t>局在</w:t>
                      </w:r>
                      <w:del w:id="202" w:author="作成者">
                        <w:r w:rsidRPr="00596736" w:rsidDel="007E3B52">
                          <w:rPr>
                            <w:rFonts w:asciiTheme="majorEastAsia" w:eastAsiaTheme="majorEastAsia" w:hAnsiTheme="majorEastAsia" w:cs="Times New Roman" w:hint="eastAsia"/>
                            <w:sz w:val="22"/>
                            <w:szCs w:val="36"/>
                          </w:rPr>
                          <w:delText>して</w:delText>
                        </w:r>
                      </w:del>
                      <w:ins w:id="203" w:author="作成者">
                        <w:r w:rsidR="007E3B52">
                          <w:rPr>
                            <w:rFonts w:asciiTheme="majorEastAsia" w:eastAsiaTheme="majorEastAsia" w:hAnsiTheme="majorEastAsia" w:cs="Times New Roman" w:hint="eastAsia"/>
                            <w:sz w:val="22"/>
                            <w:szCs w:val="36"/>
                          </w:rPr>
                          <w:t>と</w:t>
                        </w:r>
                      </w:ins>
                      <w:r w:rsidRPr="00596736">
                        <w:rPr>
                          <w:rFonts w:asciiTheme="majorEastAsia" w:eastAsiaTheme="majorEastAsia" w:hAnsiTheme="majorEastAsia" w:cs="Times New Roman" w:hint="eastAsia"/>
                          <w:sz w:val="22"/>
                          <w:szCs w:val="36"/>
                        </w:rPr>
                        <w:t>失活</w:t>
                      </w:r>
                      <w:del w:id="204" w:author="作成者">
                        <w:r w:rsidRPr="00596736" w:rsidDel="007E3B52">
                          <w:rPr>
                            <w:rFonts w:asciiTheme="majorEastAsia" w:eastAsiaTheme="majorEastAsia" w:hAnsiTheme="majorEastAsia" w:cs="Times New Roman" w:hint="eastAsia"/>
                            <w:sz w:val="22"/>
                            <w:szCs w:val="36"/>
                          </w:rPr>
                          <w:delText>すること</w:delText>
                        </w:r>
                      </w:del>
                      <w:r w:rsidRPr="00596736">
                        <w:rPr>
                          <w:rFonts w:asciiTheme="majorEastAsia" w:eastAsiaTheme="majorEastAsia" w:hAnsiTheme="majorEastAsia" w:cs="Times New Roman" w:hint="eastAsia"/>
                          <w:sz w:val="22"/>
                          <w:szCs w:val="36"/>
                        </w:rPr>
                        <w:t>が抑えられるため、</w:t>
                      </w:r>
                      <w:ins w:id="205" w:author="作成者">
                        <w:r w:rsidR="007E3B52">
                          <w:rPr>
                            <w:rFonts w:asciiTheme="majorEastAsia" w:eastAsiaTheme="majorEastAsia" w:hAnsiTheme="majorEastAsia" w:cs="Times New Roman" w:hint="eastAsia"/>
                            <w:sz w:val="22"/>
                            <w:szCs w:val="36"/>
                          </w:rPr>
                          <w:t>高い</w:t>
                        </w:r>
                      </w:ins>
                      <w:r w:rsidRPr="00596736">
                        <w:rPr>
                          <w:rFonts w:asciiTheme="majorEastAsia" w:eastAsiaTheme="majorEastAsia" w:hAnsiTheme="majorEastAsia" w:cs="Times New Roman" w:hint="eastAsia"/>
                          <w:sz w:val="22"/>
                          <w:szCs w:val="36"/>
                        </w:rPr>
                        <w:t>反応性を</w:t>
                      </w:r>
                      <w:ins w:id="206" w:author="作成者">
                        <w:r w:rsidR="007E3B52" w:rsidRPr="00596736">
                          <w:rPr>
                            <w:rFonts w:asciiTheme="majorEastAsia" w:eastAsiaTheme="majorEastAsia" w:hAnsiTheme="majorEastAsia" w:cs="Times New Roman" w:hint="eastAsia"/>
                            <w:sz w:val="22"/>
                            <w:szCs w:val="36"/>
                          </w:rPr>
                          <w:t>長時間</w:t>
                        </w:r>
                      </w:ins>
                      <w:r w:rsidRPr="00596736">
                        <w:rPr>
                          <w:rFonts w:asciiTheme="majorEastAsia" w:eastAsiaTheme="majorEastAsia" w:hAnsiTheme="majorEastAsia" w:cs="Times New Roman" w:hint="eastAsia"/>
                          <w:sz w:val="22"/>
                          <w:szCs w:val="36"/>
                        </w:rPr>
                        <w:t>維持</w:t>
                      </w:r>
                      <w:del w:id="207" w:author="作成者">
                        <w:r w:rsidRPr="00596736" w:rsidDel="007E3B52">
                          <w:rPr>
                            <w:rFonts w:asciiTheme="majorEastAsia" w:eastAsiaTheme="majorEastAsia" w:hAnsiTheme="majorEastAsia" w:cs="Times New Roman" w:hint="eastAsia"/>
                            <w:sz w:val="22"/>
                            <w:szCs w:val="36"/>
                          </w:rPr>
                          <w:delText>したまま長時間動作</w:delText>
                        </w:r>
                      </w:del>
                      <w:r w:rsidRPr="00596736">
                        <w:rPr>
                          <w:rFonts w:asciiTheme="majorEastAsia" w:eastAsiaTheme="majorEastAsia" w:hAnsiTheme="majorEastAsia" w:cs="Times New Roman" w:hint="eastAsia"/>
                          <w:sz w:val="22"/>
                          <w:szCs w:val="36"/>
                        </w:rPr>
                        <w:t>できると考えられます。</w:t>
                      </w:r>
                    </w:p>
                    <w:p w14:paraId="734E9ED5" w14:textId="58D2BF42"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一方、従来の紫外光応答型</w:t>
                      </w:r>
                      <w:ins w:id="208" w:author="作成者">
                        <w:r w:rsidR="00052DB7" w:rsidRPr="00596736">
                          <w:rPr>
                            <w:rFonts w:asciiTheme="majorEastAsia" w:eastAsiaTheme="majorEastAsia" w:hAnsiTheme="majorEastAsia" w:cs="Times New Roman" w:hint="eastAsia"/>
                            <w:sz w:val="22"/>
                            <w:szCs w:val="36"/>
                          </w:rPr>
                          <w:t>光触媒</w:t>
                        </w:r>
                      </w:ins>
                      <w:del w:id="209" w:author="作成者">
                        <w:r w:rsidRPr="00596736" w:rsidDel="00052DB7">
                          <w:rPr>
                            <w:rFonts w:asciiTheme="majorEastAsia" w:eastAsiaTheme="majorEastAsia" w:hAnsiTheme="majorEastAsia" w:cs="Times New Roman" w:hint="eastAsia"/>
                            <w:sz w:val="22"/>
                            <w:szCs w:val="36"/>
                          </w:rPr>
                          <w:delText>材料</w:delText>
                        </w:r>
                      </w:del>
                      <w:r w:rsidRPr="00596736">
                        <w:rPr>
                          <w:rFonts w:asciiTheme="majorEastAsia" w:eastAsiaTheme="majorEastAsia" w:hAnsiTheme="majorEastAsia" w:cs="Times New Roman" w:hint="eastAsia"/>
                          <w:sz w:val="22"/>
                          <w:szCs w:val="36"/>
                        </w:rPr>
                        <w:t>では、正孔は格子歪みに</w:t>
                      </w:r>
                      <w:del w:id="210" w:author="作成者">
                        <w:r w:rsidRPr="00596736" w:rsidDel="003F5D8C">
                          <w:rPr>
                            <w:rFonts w:asciiTheme="majorEastAsia" w:eastAsiaTheme="majorEastAsia" w:hAnsiTheme="majorEastAsia" w:cs="Times New Roman" w:hint="eastAsia"/>
                            <w:sz w:val="22"/>
                            <w:szCs w:val="36"/>
                          </w:rPr>
                          <w:delText>よって</w:delText>
                        </w:r>
                      </w:del>
                      <w:ins w:id="211" w:author="作成者">
                        <w:r w:rsidR="003F5D8C" w:rsidRPr="00596736">
                          <w:rPr>
                            <w:rFonts w:asciiTheme="majorEastAsia" w:eastAsiaTheme="majorEastAsia" w:hAnsiTheme="majorEastAsia" w:cs="Times New Roman" w:hint="eastAsia"/>
                            <w:sz w:val="22"/>
                            <w:szCs w:val="36"/>
                          </w:rPr>
                          <w:t>よ</w:t>
                        </w:r>
                        <w:r w:rsidR="003F5D8C">
                          <w:rPr>
                            <w:rFonts w:asciiTheme="majorEastAsia" w:eastAsiaTheme="majorEastAsia" w:hAnsiTheme="majorEastAsia" w:cs="Times New Roman" w:hint="eastAsia"/>
                            <w:sz w:val="22"/>
                            <w:szCs w:val="36"/>
                          </w:rPr>
                          <w:t>り</w:t>
                        </w:r>
                      </w:ins>
                      <w:r w:rsidRPr="00596736">
                        <w:rPr>
                          <w:rFonts w:asciiTheme="majorEastAsia" w:eastAsiaTheme="majorEastAsia" w:hAnsiTheme="majorEastAsia" w:cs="Times New Roman" w:hint="eastAsia"/>
                          <w:sz w:val="22"/>
                          <w:szCs w:val="36"/>
                        </w:rPr>
                        <w:t>強く局在し</w:t>
                      </w:r>
                      <w:del w:id="212" w:author="作成者">
                        <w:r w:rsidRPr="00596736" w:rsidDel="003F5D8C">
                          <w:rPr>
                            <w:rFonts w:asciiTheme="majorEastAsia" w:eastAsiaTheme="majorEastAsia" w:hAnsiTheme="majorEastAsia" w:cs="Times New Roman" w:hint="eastAsia"/>
                            <w:sz w:val="22"/>
                            <w:szCs w:val="36"/>
                          </w:rPr>
                          <w:delText>、</w:delText>
                        </w:r>
                      </w:del>
                      <w:ins w:id="213" w:author="作成者">
                        <w:r w:rsidR="003F5D8C">
                          <w:rPr>
                            <w:rFonts w:asciiTheme="majorEastAsia" w:eastAsiaTheme="majorEastAsia" w:hAnsiTheme="majorEastAsia" w:cs="Times New Roman" w:hint="eastAsia"/>
                            <w:sz w:val="22"/>
                            <w:szCs w:val="36"/>
                          </w:rPr>
                          <w:t>て</w:t>
                        </w:r>
                      </w:ins>
                      <w:r w:rsidRPr="00596736">
                        <w:rPr>
                          <w:rFonts w:asciiTheme="majorEastAsia" w:eastAsiaTheme="majorEastAsia" w:hAnsiTheme="majorEastAsia" w:cs="Times New Roman" w:hint="eastAsia"/>
                          <w:sz w:val="22"/>
                          <w:szCs w:val="36"/>
                        </w:rPr>
                        <w:t>深いトラップ状態を形成する</w:t>
                      </w:r>
                      <w:del w:id="214" w:author="作成者">
                        <w:r w:rsidRPr="00596736" w:rsidDel="00052DB7">
                          <w:rPr>
                            <w:rFonts w:asciiTheme="majorEastAsia" w:eastAsiaTheme="majorEastAsia" w:hAnsiTheme="majorEastAsia" w:cs="Times New Roman" w:hint="eastAsia"/>
                            <w:sz w:val="22"/>
                            <w:szCs w:val="36"/>
                          </w:rPr>
                          <w:delText>ため、これ</w:delText>
                        </w:r>
                      </w:del>
                      <w:ins w:id="215" w:author="作成者">
                        <w:r w:rsidR="00052DB7">
                          <w:rPr>
                            <w:rFonts w:asciiTheme="majorEastAsia" w:eastAsiaTheme="majorEastAsia" w:hAnsiTheme="majorEastAsia" w:cs="Times New Roman" w:hint="eastAsia"/>
                            <w:sz w:val="22"/>
                            <w:szCs w:val="36"/>
                          </w:rPr>
                          <w:t>こと</w:t>
                        </w:r>
                      </w:ins>
                      <w:r w:rsidRPr="00596736">
                        <w:rPr>
                          <w:rFonts w:asciiTheme="majorEastAsia" w:eastAsiaTheme="majorEastAsia" w:hAnsiTheme="majorEastAsia" w:cs="Times New Roman" w:hint="eastAsia"/>
                          <w:sz w:val="22"/>
                          <w:szCs w:val="36"/>
                        </w:rPr>
                        <w:t>が性能低下の一因</w:t>
                      </w:r>
                      <w:del w:id="216" w:author="作成者">
                        <w:r w:rsidRPr="00596736" w:rsidDel="00052DB7">
                          <w:rPr>
                            <w:rFonts w:asciiTheme="majorEastAsia" w:eastAsiaTheme="majorEastAsia" w:hAnsiTheme="majorEastAsia" w:cs="Times New Roman" w:hint="eastAsia"/>
                            <w:sz w:val="22"/>
                            <w:szCs w:val="36"/>
                          </w:rPr>
                          <w:delText>となることが知られています</w:delText>
                        </w:r>
                      </w:del>
                      <w:ins w:id="217" w:author="作成者">
                        <w:r w:rsidR="00052DB7">
                          <w:rPr>
                            <w:rFonts w:asciiTheme="majorEastAsia" w:eastAsiaTheme="majorEastAsia" w:hAnsiTheme="majorEastAsia" w:cs="Times New Roman" w:hint="eastAsia"/>
                            <w:sz w:val="22"/>
                            <w:szCs w:val="36"/>
                          </w:rPr>
                          <w:t>であると考えられてきました</w:t>
                        </w:r>
                      </w:ins>
                      <w:r w:rsidRPr="00596736">
                        <w:rPr>
                          <w:rFonts w:asciiTheme="majorEastAsia" w:eastAsiaTheme="majorEastAsia" w:hAnsiTheme="majorEastAsia" w:cs="Times New Roman" w:hint="eastAsia"/>
                          <w:sz w:val="22"/>
                          <w:szCs w:val="36"/>
                        </w:rPr>
                        <w:t>。</w:t>
                      </w:r>
                    </w:p>
                    <w:p w14:paraId="2A3056AE" w14:textId="731B40D9"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今回の研究により、可視光応答型光触媒</w:t>
                      </w:r>
                      <w:del w:id="218" w:author="作成者">
                        <w:r w:rsidRPr="00596736" w:rsidDel="003F5D8C">
                          <w:rPr>
                            <w:rFonts w:asciiTheme="majorEastAsia" w:eastAsiaTheme="majorEastAsia" w:hAnsiTheme="majorEastAsia" w:cs="Times New Roman" w:hint="eastAsia"/>
                            <w:sz w:val="22"/>
                            <w:szCs w:val="36"/>
                          </w:rPr>
                          <w:delText>において観測されてきた</w:delText>
                        </w:r>
                      </w:del>
                      <w:ins w:id="219" w:author="作成者">
                        <w:r w:rsidR="003F5D8C">
                          <w:rPr>
                            <w:rFonts w:asciiTheme="majorEastAsia" w:eastAsiaTheme="majorEastAsia" w:hAnsiTheme="majorEastAsia" w:cs="Times New Roman" w:hint="eastAsia"/>
                            <w:sz w:val="22"/>
                            <w:szCs w:val="36"/>
                          </w:rPr>
                          <w:t>で長年</w:t>
                        </w:r>
                        <w:del w:id="220" w:author="作成者">
                          <w:r w:rsidR="003F5D8C" w:rsidDel="00E401D9">
                            <w:rPr>
                              <w:rFonts w:asciiTheme="majorEastAsia" w:eastAsiaTheme="majorEastAsia" w:hAnsiTheme="majorEastAsia" w:cs="Times New Roman" w:hint="eastAsia"/>
                              <w:sz w:val="22"/>
                              <w:szCs w:val="36"/>
                            </w:rPr>
                            <w:delText>謎とされてきた</w:delText>
                          </w:r>
                        </w:del>
                        <w:r w:rsidR="00E401D9">
                          <w:rPr>
                            <w:rFonts w:asciiTheme="majorEastAsia" w:eastAsiaTheme="majorEastAsia" w:hAnsiTheme="majorEastAsia" w:cs="Times New Roman" w:hint="eastAsia"/>
                            <w:sz w:val="22"/>
                            <w:szCs w:val="36"/>
                          </w:rPr>
                          <w:t>未解明であった</w:t>
                        </w:r>
                      </w:ins>
                      <w:r w:rsidRPr="00596736">
                        <w:rPr>
                          <w:rFonts w:asciiTheme="majorEastAsia" w:eastAsiaTheme="majorEastAsia" w:hAnsiTheme="majorEastAsia" w:cs="Times New Roman" w:hint="eastAsia"/>
                          <w:sz w:val="22"/>
                          <w:szCs w:val="36"/>
                        </w:rPr>
                        <w:t>「</w:t>
                      </w:r>
                      <w:ins w:id="221" w:author="作成者">
                        <w:r w:rsidR="007D03C5" w:rsidRPr="007D03C5">
                          <w:rPr>
                            <w:rFonts w:asciiTheme="majorEastAsia" w:eastAsiaTheme="majorEastAsia" w:hAnsiTheme="majorEastAsia" w:cs="Times New Roman" w:hint="eastAsia"/>
                            <w:sz w:val="22"/>
                            <w:szCs w:val="36"/>
                          </w:rPr>
                          <w:t>トラップ正孔がバンド端近傍に鋭い吸収ピークを示す</w:t>
                        </w:r>
                      </w:ins>
                      <w:del w:id="222" w:author="作成者">
                        <w:r w:rsidRPr="00596736" w:rsidDel="007D03C5">
                          <w:rPr>
                            <w:rFonts w:asciiTheme="majorEastAsia" w:eastAsiaTheme="majorEastAsia" w:hAnsiTheme="majorEastAsia" w:cs="Times New Roman" w:hint="eastAsia"/>
                            <w:sz w:val="22"/>
                            <w:szCs w:val="36"/>
                          </w:rPr>
                          <w:delText>トラップ正孔がバンド端に</w:delText>
                        </w:r>
                      </w:del>
                      <w:ins w:id="223" w:author="作成者">
                        <w:del w:id="224" w:author="作成者">
                          <w:r w:rsidR="003F5D8C" w:rsidDel="007D03C5">
                            <w:rPr>
                              <w:rFonts w:asciiTheme="majorEastAsia" w:eastAsiaTheme="majorEastAsia" w:hAnsiTheme="majorEastAsia" w:cs="Times New Roman" w:hint="eastAsia"/>
                              <w:sz w:val="22"/>
                              <w:szCs w:val="36"/>
                            </w:rPr>
                            <w:delText>吸収を与える</w:delText>
                          </w:r>
                        </w:del>
                      </w:ins>
                      <w:del w:id="225" w:author="作成者">
                        <w:r w:rsidRPr="00596736" w:rsidDel="003F5D8C">
                          <w:rPr>
                            <w:rFonts w:asciiTheme="majorEastAsia" w:eastAsiaTheme="majorEastAsia" w:hAnsiTheme="majorEastAsia" w:cs="Times New Roman" w:hint="eastAsia"/>
                            <w:sz w:val="22"/>
                            <w:szCs w:val="36"/>
                          </w:rPr>
                          <w:delText>現れる</w:delText>
                        </w:r>
                      </w:del>
                      <w:r w:rsidRPr="00596736">
                        <w:rPr>
                          <w:rFonts w:asciiTheme="majorEastAsia" w:eastAsiaTheme="majorEastAsia" w:hAnsiTheme="majorEastAsia" w:cs="Times New Roman" w:hint="eastAsia"/>
                          <w:sz w:val="22"/>
                          <w:szCs w:val="36"/>
                        </w:rPr>
                        <w:t>」</w:t>
                      </w:r>
                      <w:del w:id="226" w:author="作成者">
                        <w:r w:rsidRPr="00596736" w:rsidDel="003F5D8C">
                          <w:rPr>
                            <w:rFonts w:asciiTheme="majorEastAsia" w:eastAsiaTheme="majorEastAsia" w:hAnsiTheme="majorEastAsia" w:cs="Times New Roman" w:hint="eastAsia"/>
                            <w:sz w:val="22"/>
                            <w:szCs w:val="36"/>
                          </w:rPr>
                          <w:delText>という</w:delText>
                        </w:r>
                      </w:del>
                      <w:r w:rsidRPr="00596736">
                        <w:rPr>
                          <w:rFonts w:asciiTheme="majorEastAsia" w:eastAsiaTheme="majorEastAsia" w:hAnsiTheme="majorEastAsia" w:cs="Times New Roman" w:hint="eastAsia"/>
                          <w:sz w:val="22"/>
                          <w:szCs w:val="36"/>
                        </w:rPr>
                        <w:t>現象は、アニオンの</w:t>
                      </w:r>
                      <w:ins w:id="227" w:author="作成者">
                        <w:r w:rsidR="003F5D8C">
                          <w:rPr>
                            <w:rFonts w:asciiTheme="majorEastAsia" w:eastAsiaTheme="majorEastAsia" w:hAnsiTheme="majorEastAsia" w:cs="Times New Roman" w:hint="eastAsia"/>
                            <w:sz w:val="22"/>
                            <w:szCs w:val="36"/>
                          </w:rPr>
                          <w:t>高い</w:t>
                        </w:r>
                      </w:ins>
                      <w:r w:rsidRPr="00596736">
                        <w:rPr>
                          <w:rFonts w:asciiTheme="majorEastAsia" w:eastAsiaTheme="majorEastAsia" w:hAnsiTheme="majorEastAsia" w:cs="Times New Roman" w:hint="eastAsia"/>
                          <w:sz w:val="22"/>
                          <w:szCs w:val="36"/>
                        </w:rPr>
                        <w:t>分極性や軌道混成に</w:t>
                      </w:r>
                      <w:del w:id="228" w:author="作成者">
                        <w:r w:rsidRPr="00596736" w:rsidDel="003F5D8C">
                          <w:rPr>
                            <w:rFonts w:asciiTheme="majorEastAsia" w:eastAsiaTheme="majorEastAsia" w:hAnsiTheme="majorEastAsia" w:cs="Times New Roman" w:hint="eastAsia"/>
                            <w:sz w:val="22"/>
                            <w:szCs w:val="36"/>
                          </w:rPr>
                          <w:delText>より</w:delText>
                        </w:r>
                      </w:del>
                      <w:ins w:id="229" w:author="作成者">
                        <w:r w:rsidR="003F5D8C" w:rsidRPr="00596736">
                          <w:rPr>
                            <w:rFonts w:asciiTheme="majorEastAsia" w:eastAsiaTheme="majorEastAsia" w:hAnsiTheme="majorEastAsia" w:cs="Times New Roman" w:hint="eastAsia"/>
                            <w:sz w:val="22"/>
                            <w:szCs w:val="36"/>
                          </w:rPr>
                          <w:t>よ</w:t>
                        </w:r>
                        <w:r w:rsidR="003F5D8C">
                          <w:rPr>
                            <w:rFonts w:asciiTheme="majorEastAsia" w:eastAsiaTheme="majorEastAsia" w:hAnsiTheme="majorEastAsia" w:cs="Times New Roman" w:hint="eastAsia"/>
                            <w:sz w:val="22"/>
                            <w:szCs w:val="36"/>
                          </w:rPr>
                          <w:t>って</w:t>
                        </w:r>
                      </w:ins>
                      <w:r w:rsidRPr="00596736">
                        <w:rPr>
                          <w:rFonts w:asciiTheme="majorEastAsia" w:eastAsiaTheme="majorEastAsia" w:hAnsiTheme="majorEastAsia" w:cs="Times New Roman" w:hint="eastAsia"/>
                          <w:sz w:val="22"/>
                          <w:szCs w:val="36"/>
                        </w:rPr>
                        <w:t>格子緩和</w:t>
                      </w:r>
                      <w:ins w:id="230" w:author="作成者">
                        <w:r w:rsidR="00456383" w:rsidRPr="00456383">
                          <w:rPr>
                            <w:rFonts w:asciiTheme="majorEastAsia" w:eastAsiaTheme="majorEastAsia" w:hAnsiTheme="majorEastAsia" w:cs="Times New Roman" w:hint="eastAsia"/>
                            <w:sz w:val="22"/>
                            <w:szCs w:val="36"/>
                            <w:vertAlign w:val="superscript"/>
                            <w:rPrChange w:id="231" w:author="作成者">
                              <w:rPr>
                                <w:rFonts w:asciiTheme="majorEastAsia" w:eastAsiaTheme="majorEastAsia" w:hAnsiTheme="majorEastAsia" w:cs="Times New Roman" w:hint="eastAsia"/>
                                <w:sz w:val="22"/>
                                <w:szCs w:val="36"/>
                              </w:rPr>
                            </w:rPrChange>
                          </w:rPr>
                          <w:t>※</w:t>
                        </w:r>
                        <w:del w:id="232" w:author="作成者">
                          <w:r w:rsidR="00456383" w:rsidRPr="00456383" w:rsidDel="004A2B35">
                            <w:rPr>
                              <w:rFonts w:ascii="Times New Roman" w:eastAsiaTheme="majorEastAsia" w:hAnsi="Times New Roman" w:cs="Times New Roman"/>
                              <w:sz w:val="22"/>
                              <w:szCs w:val="36"/>
                              <w:vertAlign w:val="superscript"/>
                              <w:rPrChange w:id="233" w:author="作成者">
                                <w:rPr>
                                  <w:rFonts w:asciiTheme="majorEastAsia" w:eastAsiaTheme="majorEastAsia" w:hAnsiTheme="majorEastAsia" w:cs="Times New Roman"/>
                                  <w:sz w:val="22"/>
                                  <w:szCs w:val="36"/>
                                </w:rPr>
                              </w:rPrChange>
                            </w:rPr>
                            <w:delText>5</w:delText>
                          </w:r>
                          <w:r w:rsidR="004A2B35" w:rsidDel="00D75A43">
                            <w:rPr>
                              <w:rFonts w:ascii="Times New Roman" w:eastAsiaTheme="majorEastAsia" w:hAnsi="Times New Roman" w:cs="Times New Roman"/>
                              <w:sz w:val="22"/>
                              <w:szCs w:val="36"/>
                              <w:vertAlign w:val="superscript"/>
                            </w:rPr>
                            <w:delText>6</w:delText>
                          </w:r>
                        </w:del>
                        <w:r w:rsidR="00D75A43">
                          <w:rPr>
                            <w:rFonts w:ascii="Times New Roman" w:eastAsiaTheme="majorEastAsia" w:hAnsi="Times New Roman" w:cs="Times New Roman"/>
                            <w:sz w:val="22"/>
                            <w:szCs w:val="36"/>
                            <w:vertAlign w:val="superscript"/>
                          </w:rPr>
                          <w:t>7</w:t>
                        </w:r>
                        <w:r w:rsidR="00456383" w:rsidRPr="00456383">
                          <w:rPr>
                            <w:rFonts w:asciiTheme="majorEastAsia" w:eastAsiaTheme="majorEastAsia" w:hAnsiTheme="majorEastAsia" w:cs="Times New Roman" w:hint="eastAsia"/>
                            <w:sz w:val="22"/>
                            <w:szCs w:val="36"/>
                            <w:vertAlign w:val="superscript"/>
                            <w:rPrChange w:id="234" w:author="作成者">
                              <w:rPr>
                                <w:rFonts w:asciiTheme="majorEastAsia" w:eastAsiaTheme="majorEastAsia" w:hAnsiTheme="majorEastAsia" w:cs="Times New Roman" w:hint="eastAsia"/>
                                <w:sz w:val="22"/>
                                <w:szCs w:val="36"/>
                              </w:rPr>
                            </w:rPrChange>
                          </w:rPr>
                          <w:t>）</w:t>
                        </w:r>
                      </w:ins>
                      <w:r w:rsidRPr="00596736">
                        <w:rPr>
                          <w:rFonts w:asciiTheme="majorEastAsia" w:eastAsiaTheme="majorEastAsia" w:hAnsiTheme="majorEastAsia" w:cs="Times New Roman" w:hint="eastAsia"/>
                          <w:sz w:val="22"/>
                          <w:szCs w:val="36"/>
                        </w:rPr>
                        <w:t>が抑制される</w:t>
                      </w:r>
                      <w:ins w:id="235" w:author="作成者">
                        <w:del w:id="236" w:author="作成者">
                          <w:r w:rsidR="003F5D8C" w:rsidDel="00E401D9">
                            <w:rPr>
                              <w:rFonts w:asciiTheme="majorEastAsia" w:eastAsiaTheme="majorEastAsia" w:hAnsiTheme="majorEastAsia" w:cs="Times New Roman" w:hint="eastAsia"/>
                              <w:sz w:val="22"/>
                              <w:szCs w:val="36"/>
                            </w:rPr>
                            <w:delText>ため、</w:delText>
                          </w:r>
                        </w:del>
                        <w:r w:rsidR="00E401D9">
                          <w:rPr>
                            <w:rFonts w:asciiTheme="majorEastAsia" w:eastAsiaTheme="majorEastAsia" w:hAnsiTheme="majorEastAsia" w:cs="Times New Roman" w:hint="eastAsia"/>
                            <w:sz w:val="22"/>
                            <w:szCs w:val="36"/>
                          </w:rPr>
                          <w:t>ことで</w:t>
                        </w:r>
                        <w:r w:rsidR="003F5D8C">
                          <w:rPr>
                            <w:rFonts w:asciiTheme="majorEastAsia" w:eastAsiaTheme="majorEastAsia" w:hAnsiTheme="majorEastAsia" w:cs="Times New Roman" w:hint="eastAsia"/>
                            <w:sz w:val="22"/>
                            <w:szCs w:val="36"/>
                          </w:rPr>
                          <w:t>生じる</w:t>
                        </w:r>
                      </w:ins>
                      <w:del w:id="237" w:author="作成者">
                        <w:r w:rsidRPr="00596736" w:rsidDel="003F5D8C">
                          <w:rPr>
                            <w:rFonts w:asciiTheme="majorEastAsia" w:eastAsiaTheme="majorEastAsia" w:hAnsiTheme="majorEastAsia" w:cs="Times New Roman" w:hint="eastAsia"/>
                            <w:sz w:val="22"/>
                            <w:szCs w:val="36"/>
                          </w:rPr>
                          <w:delText>ことに起因する</w:delText>
                        </w:r>
                      </w:del>
                      <w:r w:rsidRPr="00596736">
                        <w:rPr>
                          <w:rFonts w:asciiTheme="majorEastAsia" w:eastAsiaTheme="majorEastAsia" w:hAnsiTheme="majorEastAsia" w:cs="Times New Roman" w:hint="eastAsia"/>
                          <w:sz w:val="22"/>
                          <w:szCs w:val="36"/>
                        </w:rPr>
                        <w:t>こと</w:t>
                      </w:r>
                      <w:ins w:id="238" w:author="作成者">
                        <w:r w:rsidR="00E401D9" w:rsidRPr="00E401D9">
                          <w:rPr>
                            <w:rFonts w:asciiTheme="majorEastAsia" w:eastAsiaTheme="majorEastAsia" w:hAnsiTheme="majorEastAsia" w:cs="Times New Roman" w:hint="eastAsia"/>
                            <w:sz w:val="22"/>
                            <w:szCs w:val="36"/>
                          </w:rPr>
                          <w:t>を初めて明らかにしました</w:t>
                        </w:r>
                      </w:ins>
                      <w:del w:id="239" w:author="作成者">
                        <w:r w:rsidRPr="00596736" w:rsidDel="00E401D9">
                          <w:rPr>
                            <w:rFonts w:asciiTheme="majorEastAsia" w:eastAsiaTheme="majorEastAsia" w:hAnsiTheme="majorEastAsia" w:cs="Times New Roman" w:hint="eastAsia"/>
                            <w:sz w:val="22"/>
                            <w:szCs w:val="36"/>
                          </w:rPr>
                          <w:delText>が明らかになりました</w:delText>
                        </w:r>
                      </w:del>
                      <w:r w:rsidRPr="00596736">
                        <w:rPr>
                          <w:rFonts w:asciiTheme="majorEastAsia" w:eastAsiaTheme="majorEastAsia" w:hAnsiTheme="majorEastAsia" w:cs="Times New Roman" w:hint="eastAsia"/>
                          <w:sz w:val="22"/>
                          <w:szCs w:val="36"/>
                        </w:rPr>
                        <w:t>。</w:t>
                      </w:r>
                    </w:p>
                    <w:p w14:paraId="1B7A0A16" w14:textId="22B6EEF2"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さらに、このような電子状態は、欠陥が存在しても深いトラップを形成しにくい「欠陥耐性</w:t>
                      </w:r>
                      <w:ins w:id="240" w:author="作成者">
                        <w:del w:id="241" w:author="作成者">
                          <w:r w:rsidR="000878E8" w:rsidRPr="00773D25" w:rsidDel="00685C75">
                            <w:rPr>
                              <w:rFonts w:asciiTheme="majorEastAsia" w:eastAsiaTheme="majorEastAsia" w:hAnsiTheme="majorEastAsia" w:cs="Times New Roman" w:hint="eastAsia"/>
                              <w:sz w:val="22"/>
                              <w:szCs w:val="36"/>
                              <w:vertAlign w:val="superscript"/>
                              <w:rPrChange w:id="242" w:author="作成者">
                                <w:rPr>
                                  <w:rFonts w:asciiTheme="majorEastAsia" w:eastAsiaTheme="majorEastAsia" w:hAnsiTheme="majorEastAsia" w:cs="Times New Roman" w:hint="eastAsia"/>
                                  <w:sz w:val="22"/>
                                  <w:szCs w:val="36"/>
                                </w:rPr>
                              </w:rPrChange>
                            </w:rPr>
                            <w:delText>※</w:delText>
                          </w:r>
                          <w:r w:rsidR="00773D25" w:rsidRPr="00773D25" w:rsidDel="00685C75">
                            <w:rPr>
                              <w:rFonts w:ascii="Times New Roman" w:eastAsiaTheme="majorEastAsia" w:hAnsi="Times New Roman" w:cs="Times New Roman"/>
                              <w:sz w:val="22"/>
                              <w:szCs w:val="36"/>
                              <w:vertAlign w:val="superscript"/>
                              <w:rPrChange w:id="243" w:author="作成者">
                                <w:rPr>
                                  <w:rFonts w:asciiTheme="majorEastAsia" w:eastAsiaTheme="majorEastAsia" w:hAnsiTheme="majorEastAsia" w:cs="Times New Roman"/>
                                  <w:sz w:val="22"/>
                                  <w:szCs w:val="36"/>
                                </w:rPr>
                              </w:rPrChange>
                            </w:rPr>
                            <w:delText>6</w:delText>
                          </w:r>
                          <w:r w:rsidR="00773D25" w:rsidDel="00D871EF">
                            <w:rPr>
                              <w:rFonts w:asciiTheme="majorEastAsia" w:eastAsiaTheme="majorEastAsia" w:hAnsiTheme="majorEastAsia" w:cs="Times New Roman" w:hint="eastAsia"/>
                              <w:sz w:val="22"/>
                              <w:szCs w:val="36"/>
                              <w:vertAlign w:val="superscript"/>
                            </w:rPr>
                            <w:delText>」</w:delText>
                          </w:r>
                          <w:r w:rsidR="00D871EF" w:rsidDel="00685C75">
                            <w:rPr>
                              <w:rFonts w:asciiTheme="majorEastAsia" w:eastAsiaTheme="majorEastAsia" w:hAnsiTheme="majorEastAsia" w:cs="Times New Roman" w:hint="eastAsia"/>
                              <w:sz w:val="22"/>
                              <w:szCs w:val="36"/>
                              <w:vertAlign w:val="superscript"/>
                            </w:rPr>
                            <w:delText>)</w:delText>
                          </w:r>
                        </w:del>
                      </w:ins>
                      <w:r w:rsidRPr="00596736">
                        <w:rPr>
                          <w:rFonts w:asciiTheme="majorEastAsia" w:eastAsiaTheme="majorEastAsia" w:hAnsiTheme="majorEastAsia" w:cs="Times New Roman" w:hint="eastAsia"/>
                          <w:sz w:val="22"/>
                          <w:szCs w:val="36"/>
                        </w:rPr>
                        <w:t>」をもたらし、</w:t>
                      </w:r>
                      <w:del w:id="244" w:author="作成者">
                        <w:r w:rsidRPr="00596736" w:rsidDel="0006760B">
                          <w:rPr>
                            <w:rFonts w:asciiTheme="majorEastAsia" w:eastAsiaTheme="majorEastAsia" w:hAnsiTheme="majorEastAsia" w:cs="Times New Roman" w:hint="eastAsia"/>
                            <w:sz w:val="22"/>
                            <w:szCs w:val="36"/>
                          </w:rPr>
                          <w:delText>結果として</w:delText>
                        </w:r>
                      </w:del>
                      <w:ins w:id="245" w:author="作成者">
                        <w:r w:rsidR="0006760B" w:rsidRPr="0006760B">
                          <w:rPr>
                            <w:rFonts w:asciiTheme="majorEastAsia" w:eastAsiaTheme="majorEastAsia" w:hAnsiTheme="majorEastAsia" w:cs="Times New Roman" w:hint="eastAsia"/>
                            <w:sz w:val="22"/>
                            <w:szCs w:val="36"/>
                          </w:rPr>
                          <w:t>高い触媒活性の維持につながることも示されました</w:t>
                        </w:r>
                      </w:ins>
                      <w:del w:id="246" w:author="作成者">
                        <w:r w:rsidRPr="00596736" w:rsidDel="0006760B">
                          <w:rPr>
                            <w:rFonts w:asciiTheme="majorEastAsia" w:eastAsiaTheme="majorEastAsia" w:hAnsiTheme="majorEastAsia" w:cs="Times New Roman" w:hint="eastAsia"/>
                            <w:sz w:val="22"/>
                            <w:szCs w:val="36"/>
                          </w:rPr>
                          <w:delText>触媒活性の低下を抑える要因となることも示されました</w:delText>
                        </w:r>
                      </w:del>
                      <w:r w:rsidRPr="00596736">
                        <w:rPr>
                          <w:rFonts w:asciiTheme="majorEastAsia" w:eastAsiaTheme="majorEastAsia" w:hAnsiTheme="majorEastAsia" w:cs="Times New Roman" w:hint="eastAsia"/>
                          <w:sz w:val="22"/>
                          <w:szCs w:val="36"/>
                        </w:rPr>
                        <w:t>。</w:t>
                      </w:r>
                    </w:p>
                    <w:p w14:paraId="33E19C4D" w14:textId="560F9534" w:rsidR="00BF2AD7" w:rsidRPr="00596736" w:rsidRDefault="00BF2AD7" w:rsidP="00BF2AD7">
                      <w:pPr>
                        <w:rPr>
                          <w:rFonts w:asciiTheme="majorEastAsia" w:eastAsiaTheme="majorEastAsia" w:hAnsiTheme="majorEastAsia" w:cs="Times New Roman"/>
                          <w:sz w:val="22"/>
                          <w:szCs w:val="36"/>
                        </w:rPr>
                      </w:pPr>
                      <w:r w:rsidRPr="00596736">
                        <w:rPr>
                          <w:rFonts w:asciiTheme="majorEastAsia" w:eastAsiaTheme="majorEastAsia" w:hAnsiTheme="majorEastAsia" w:cs="Times New Roman" w:hint="eastAsia"/>
                          <w:sz w:val="22"/>
                          <w:szCs w:val="36"/>
                        </w:rPr>
                        <w:t xml:space="preserve">　本研究成果は、光触媒の性能を</w:t>
                      </w:r>
                      <w:del w:id="247" w:author="作成者">
                        <w:r w:rsidRPr="00596736" w:rsidDel="0006760B">
                          <w:rPr>
                            <w:rFonts w:asciiTheme="majorEastAsia" w:eastAsiaTheme="majorEastAsia" w:hAnsiTheme="majorEastAsia" w:cs="Times New Roman" w:hint="eastAsia"/>
                            <w:sz w:val="22"/>
                            <w:szCs w:val="36"/>
                          </w:rPr>
                          <w:delText>決定づける</w:delText>
                        </w:r>
                      </w:del>
                      <w:ins w:id="248" w:author="作成者">
                        <w:r w:rsidR="0006760B">
                          <w:rPr>
                            <w:rFonts w:asciiTheme="majorEastAsia" w:eastAsiaTheme="majorEastAsia" w:hAnsiTheme="majorEastAsia" w:cs="Times New Roman" w:hint="eastAsia"/>
                            <w:sz w:val="22"/>
                            <w:szCs w:val="36"/>
                          </w:rPr>
                          <w:t>支配する</w:t>
                        </w:r>
                      </w:ins>
                      <w:del w:id="249" w:author="作成者">
                        <w:r w:rsidRPr="00596736" w:rsidDel="0006760B">
                          <w:rPr>
                            <w:rFonts w:asciiTheme="majorEastAsia" w:eastAsiaTheme="majorEastAsia" w:hAnsiTheme="majorEastAsia" w:cs="Times New Roman" w:hint="eastAsia"/>
                            <w:sz w:val="22"/>
                            <w:szCs w:val="36"/>
                          </w:rPr>
                          <w:delText>キャリアダイナミクス</w:delText>
                        </w:r>
                      </w:del>
                      <w:ins w:id="250" w:author="作成者">
                        <w:r w:rsidR="0006760B">
                          <w:rPr>
                            <w:rFonts w:asciiTheme="majorEastAsia" w:eastAsiaTheme="majorEastAsia" w:hAnsiTheme="majorEastAsia" w:cs="Times New Roman" w:hint="eastAsia"/>
                            <w:sz w:val="22"/>
                            <w:szCs w:val="36"/>
                          </w:rPr>
                          <w:t>光励起キャリア</w:t>
                        </w:r>
                        <w:del w:id="251" w:author="作成者">
                          <w:r w:rsidR="0006760B" w:rsidDel="005B2A9C">
                            <w:rPr>
                              <w:rFonts w:asciiTheme="majorEastAsia" w:eastAsiaTheme="majorEastAsia" w:hAnsiTheme="majorEastAsia" w:cs="Times New Roman" w:hint="eastAsia"/>
                              <w:sz w:val="22"/>
                              <w:szCs w:val="36"/>
                            </w:rPr>
                            <w:delText>の</w:delText>
                          </w:r>
                        </w:del>
                        <w:r w:rsidR="0006760B">
                          <w:rPr>
                            <w:rFonts w:asciiTheme="majorEastAsia" w:eastAsiaTheme="majorEastAsia" w:hAnsiTheme="majorEastAsia" w:cs="Times New Roman" w:hint="eastAsia"/>
                            <w:sz w:val="22"/>
                            <w:szCs w:val="36"/>
                          </w:rPr>
                          <w:t>挙動</w:t>
                        </w:r>
                      </w:ins>
                      <w:r w:rsidRPr="00596736">
                        <w:rPr>
                          <w:rFonts w:asciiTheme="majorEastAsia" w:eastAsiaTheme="majorEastAsia" w:hAnsiTheme="majorEastAsia" w:cs="Times New Roman" w:hint="eastAsia"/>
                          <w:sz w:val="22"/>
                          <w:szCs w:val="36"/>
                        </w:rPr>
                        <w:t>の理解を大きく前進させ</w:t>
                      </w:r>
                      <w:del w:id="252" w:author="作成者">
                        <w:r w:rsidRPr="00596736" w:rsidDel="0006760B">
                          <w:rPr>
                            <w:rFonts w:asciiTheme="majorEastAsia" w:eastAsiaTheme="majorEastAsia" w:hAnsiTheme="majorEastAsia" w:cs="Times New Roman" w:hint="eastAsia"/>
                            <w:sz w:val="22"/>
                            <w:szCs w:val="36"/>
                          </w:rPr>
                          <w:delText>るとともに</w:delText>
                        </w:r>
                      </w:del>
                      <w:r w:rsidRPr="00596736">
                        <w:rPr>
                          <w:rFonts w:asciiTheme="majorEastAsia" w:eastAsiaTheme="majorEastAsia" w:hAnsiTheme="majorEastAsia" w:cs="Times New Roman" w:hint="eastAsia"/>
                          <w:sz w:val="22"/>
                          <w:szCs w:val="36"/>
                        </w:rPr>
                        <w:t>、高効率かつ長寿命な</w:t>
                      </w:r>
                      <w:ins w:id="253" w:author="作成者">
                        <w:r w:rsidR="005B2A9C" w:rsidRPr="005B2A9C">
                          <w:rPr>
                            <w:rFonts w:asciiTheme="majorEastAsia" w:eastAsiaTheme="majorEastAsia" w:hAnsiTheme="majorEastAsia" w:cs="Times New Roman" w:hint="eastAsia"/>
                            <w:sz w:val="22"/>
                            <w:szCs w:val="36"/>
                          </w:rPr>
                          <w:t>光触媒材料設計の</w:t>
                        </w:r>
                        <w:r w:rsidR="0015520D" w:rsidRPr="0015520D">
                          <w:rPr>
                            <w:rFonts w:asciiTheme="majorEastAsia" w:eastAsiaTheme="majorEastAsia" w:hAnsiTheme="majorEastAsia" w:cs="Times New Roman" w:hint="eastAsia"/>
                            <w:sz w:val="22"/>
                            <w:szCs w:val="36"/>
                          </w:rPr>
                          <w:t>新たな設計指針</w:t>
                        </w:r>
                        <w:del w:id="254" w:author="作成者">
                          <w:r w:rsidR="005B2A9C" w:rsidRPr="005B2A9C" w:rsidDel="0015520D">
                            <w:rPr>
                              <w:rFonts w:asciiTheme="majorEastAsia" w:eastAsiaTheme="majorEastAsia" w:hAnsiTheme="majorEastAsia" w:cs="Times New Roman" w:hint="eastAsia"/>
                              <w:sz w:val="22"/>
                              <w:szCs w:val="36"/>
                            </w:rPr>
                            <w:delText>明確な指針</w:delText>
                          </w:r>
                        </w:del>
                        <w:r w:rsidR="005B2A9C" w:rsidRPr="005B2A9C">
                          <w:rPr>
                            <w:rFonts w:asciiTheme="majorEastAsia" w:eastAsiaTheme="majorEastAsia" w:hAnsiTheme="majorEastAsia" w:cs="Times New Roman" w:hint="eastAsia"/>
                            <w:sz w:val="22"/>
                            <w:szCs w:val="36"/>
                          </w:rPr>
                          <w:t>となるものです</w:t>
                        </w:r>
                      </w:ins>
                      <w:del w:id="255" w:author="作成者">
                        <w:r w:rsidRPr="00596736" w:rsidDel="005B2A9C">
                          <w:rPr>
                            <w:rFonts w:asciiTheme="majorEastAsia" w:eastAsiaTheme="majorEastAsia" w:hAnsiTheme="majorEastAsia" w:cs="Times New Roman" w:hint="eastAsia"/>
                            <w:sz w:val="22"/>
                            <w:szCs w:val="36"/>
                          </w:rPr>
                          <w:delText>光触媒材料の</w:delText>
                        </w:r>
                      </w:del>
                      <w:ins w:id="256" w:author="作成者">
                        <w:del w:id="257" w:author="作成者">
                          <w:r w:rsidR="0006760B" w:rsidRPr="00596736" w:rsidDel="005B2A9C">
                            <w:rPr>
                              <w:rFonts w:asciiTheme="majorEastAsia" w:eastAsiaTheme="majorEastAsia" w:hAnsiTheme="majorEastAsia" w:cs="Times New Roman" w:hint="eastAsia"/>
                              <w:sz w:val="22"/>
                              <w:szCs w:val="36"/>
                            </w:rPr>
                            <w:delText>新たな</w:delText>
                          </w:r>
                        </w:del>
                      </w:ins>
                      <w:del w:id="258" w:author="作成者">
                        <w:r w:rsidRPr="00596736" w:rsidDel="005B2A9C">
                          <w:rPr>
                            <w:rFonts w:asciiTheme="majorEastAsia" w:eastAsiaTheme="majorEastAsia" w:hAnsiTheme="majorEastAsia" w:cs="Times New Roman" w:hint="eastAsia"/>
                            <w:sz w:val="22"/>
                            <w:szCs w:val="36"/>
                          </w:rPr>
                          <w:delText>設計に新たな指針を与えるものです</w:delText>
                        </w:r>
                      </w:del>
                      <w:r w:rsidRPr="00596736">
                        <w:rPr>
                          <w:rFonts w:asciiTheme="majorEastAsia" w:eastAsiaTheme="majorEastAsia" w:hAnsiTheme="majorEastAsia" w:cs="Times New Roman" w:hint="eastAsia"/>
                          <w:sz w:val="22"/>
                          <w:szCs w:val="36"/>
                        </w:rPr>
                        <w:t>。</w:t>
                      </w:r>
                    </w:p>
                    <w:p w14:paraId="0A5B5203" w14:textId="0B05095D" w:rsidR="00BF2AD7" w:rsidRPr="00941E8C" w:rsidRDefault="00BF2AD7">
                      <w:pPr>
                        <w:rPr>
                          <w:rFonts w:ascii="Times New Roman" w:eastAsia="ＭＳ ゴシック" w:hAnsi="Times New Roman"/>
                          <w:sz w:val="22"/>
                        </w:rPr>
                        <w:pPrChange w:id="259" w:author="作成者">
                          <w:pPr>
                            <w:ind w:firstLineChars="100" w:firstLine="220"/>
                          </w:pPr>
                        </w:pPrChange>
                      </w:pPr>
                      <w:r w:rsidRPr="00596736">
                        <w:rPr>
                          <w:rFonts w:asciiTheme="majorEastAsia" w:eastAsiaTheme="majorEastAsia" w:hAnsiTheme="majorEastAsia" w:cs="Times New Roman" w:hint="eastAsia"/>
                          <w:sz w:val="22"/>
                          <w:szCs w:val="36"/>
                        </w:rPr>
                        <w:t xml:space="preserve">　本成果は、</w:t>
                      </w:r>
                      <w:del w:id="260" w:author="作成者">
                        <w:r w:rsidRPr="00CB4A67" w:rsidDel="005A1B29">
                          <w:rPr>
                            <w:rFonts w:ascii="Times New Roman" w:eastAsiaTheme="majorEastAsia" w:hAnsi="Times New Roman" w:cs="Times New Roman"/>
                            <w:sz w:val="22"/>
                            <w:szCs w:val="36"/>
                            <w:rPrChange w:id="261" w:author="作成者">
                              <w:rPr>
                                <w:rFonts w:asciiTheme="majorEastAsia" w:eastAsiaTheme="majorEastAsia" w:hAnsiTheme="majorEastAsia" w:cs="Times New Roman"/>
                                <w:sz w:val="22"/>
                                <w:szCs w:val="36"/>
                              </w:rPr>
                            </w:rPrChange>
                          </w:rPr>
                          <w:delText>2026</w:delText>
                        </w:r>
                        <w:r w:rsidDel="005A1B29">
                          <w:rPr>
                            <w:rFonts w:asciiTheme="majorEastAsia" w:eastAsiaTheme="majorEastAsia" w:hAnsiTheme="majorEastAsia" w:cs="Times New Roman" w:hint="eastAsia"/>
                            <w:sz w:val="22"/>
                            <w:szCs w:val="36"/>
                          </w:rPr>
                          <w:delText>年</w:delText>
                        </w:r>
                        <w:r w:rsidRPr="00CB4A67" w:rsidDel="005A1B29">
                          <w:rPr>
                            <w:rFonts w:ascii="Times New Roman" w:eastAsiaTheme="majorEastAsia" w:hAnsi="Times New Roman" w:cs="Times New Roman"/>
                            <w:sz w:val="22"/>
                            <w:szCs w:val="36"/>
                            <w:rPrChange w:id="262" w:author="作成者">
                              <w:rPr>
                                <w:rFonts w:asciiTheme="majorEastAsia" w:eastAsiaTheme="majorEastAsia" w:hAnsiTheme="majorEastAsia" w:cs="Times New Roman"/>
                                <w:sz w:val="22"/>
                                <w:szCs w:val="36"/>
                              </w:rPr>
                            </w:rPrChange>
                          </w:rPr>
                          <w:delText>3</w:delText>
                        </w:r>
                        <w:r w:rsidDel="005A1B29">
                          <w:rPr>
                            <w:rFonts w:asciiTheme="majorEastAsia" w:eastAsiaTheme="majorEastAsia" w:hAnsiTheme="majorEastAsia" w:cs="Times New Roman" w:hint="eastAsia"/>
                            <w:sz w:val="22"/>
                            <w:szCs w:val="36"/>
                          </w:rPr>
                          <w:delText>月</w:delText>
                        </w:r>
                        <w:r w:rsidRPr="00CB4A67" w:rsidDel="005A1B29">
                          <w:rPr>
                            <w:rFonts w:ascii="Times New Roman" w:eastAsiaTheme="majorEastAsia" w:hAnsi="Times New Roman" w:cs="Times New Roman"/>
                            <w:sz w:val="22"/>
                            <w:szCs w:val="36"/>
                            <w:rPrChange w:id="263" w:author="作成者">
                              <w:rPr>
                                <w:rFonts w:asciiTheme="majorEastAsia" w:eastAsiaTheme="majorEastAsia" w:hAnsiTheme="majorEastAsia" w:cs="Times New Roman"/>
                                <w:sz w:val="22"/>
                                <w:szCs w:val="36"/>
                              </w:rPr>
                            </w:rPrChange>
                          </w:rPr>
                          <w:delText>26</w:delText>
                        </w:r>
                        <w:r w:rsidDel="005A1B29">
                          <w:rPr>
                            <w:rFonts w:asciiTheme="majorEastAsia" w:eastAsiaTheme="majorEastAsia" w:hAnsiTheme="majorEastAsia" w:cs="Times New Roman" w:hint="eastAsia"/>
                            <w:sz w:val="22"/>
                            <w:szCs w:val="36"/>
                          </w:rPr>
                          <w:delText>日付け（現地時間）で</w:delText>
                        </w:r>
                      </w:del>
                      <w:r w:rsidRPr="00596736">
                        <w:rPr>
                          <w:rFonts w:asciiTheme="majorEastAsia" w:eastAsiaTheme="majorEastAsia" w:hAnsiTheme="majorEastAsia" w:cs="Times New Roman" w:hint="eastAsia"/>
                          <w:sz w:val="22"/>
                          <w:szCs w:val="36"/>
                        </w:rPr>
                        <w:t>米国化学会誌</w:t>
                      </w:r>
                      <w:del w:id="264" w:author="作成者">
                        <w:r w:rsidRPr="00596736" w:rsidDel="00CB4A67">
                          <w:rPr>
                            <w:rFonts w:asciiTheme="majorEastAsia" w:eastAsiaTheme="majorEastAsia" w:hAnsiTheme="majorEastAsia" w:cs="Times New Roman" w:hint="eastAsia"/>
                            <w:sz w:val="22"/>
                            <w:szCs w:val="36"/>
                          </w:rPr>
                          <w:delText xml:space="preserve"> </w:delText>
                        </w:r>
                      </w:del>
                      <w:r>
                        <w:rPr>
                          <w:rFonts w:asciiTheme="majorEastAsia" w:eastAsiaTheme="majorEastAsia" w:hAnsiTheme="majorEastAsia" w:cs="Times New Roman" w:hint="eastAsia"/>
                          <w:sz w:val="22"/>
                          <w:szCs w:val="36"/>
                        </w:rPr>
                        <w:t>『</w:t>
                      </w:r>
                      <w:r w:rsidRPr="00BF2AD7">
                        <w:rPr>
                          <w:rFonts w:asciiTheme="majorEastAsia" w:eastAsiaTheme="majorEastAsia" w:hAnsiTheme="majorEastAsia" w:cs="Times New Roman" w:hint="eastAsia"/>
                          <w:i/>
                          <w:sz w:val="22"/>
                          <w:szCs w:val="36"/>
                        </w:rPr>
                        <w:t>J</w:t>
                      </w:r>
                      <w:r w:rsidRPr="00CB4A67">
                        <w:rPr>
                          <w:rFonts w:ascii="Times New Roman" w:eastAsiaTheme="majorEastAsia" w:hAnsi="Times New Roman" w:cs="Times New Roman"/>
                          <w:i/>
                          <w:sz w:val="22"/>
                          <w:szCs w:val="36"/>
                          <w:rPrChange w:id="265" w:author="作成者">
                            <w:rPr>
                              <w:rFonts w:asciiTheme="majorEastAsia" w:eastAsiaTheme="majorEastAsia" w:hAnsiTheme="majorEastAsia" w:cs="Times New Roman"/>
                              <w:i/>
                              <w:sz w:val="22"/>
                              <w:szCs w:val="36"/>
                            </w:rPr>
                          </w:rPrChange>
                        </w:rPr>
                        <w:t>ournal of the American Chemical Society</w:t>
                      </w:r>
                      <w:r>
                        <w:rPr>
                          <w:rFonts w:asciiTheme="majorEastAsia" w:eastAsiaTheme="majorEastAsia" w:hAnsiTheme="majorEastAsia" w:cs="Times New Roman" w:hint="eastAsia"/>
                          <w:sz w:val="22"/>
                          <w:szCs w:val="36"/>
                        </w:rPr>
                        <w:t>』</w:t>
                      </w:r>
                      <w:del w:id="266" w:author="作成者">
                        <w:r w:rsidRPr="00596736" w:rsidDel="00CB4A67">
                          <w:rPr>
                            <w:rFonts w:asciiTheme="majorEastAsia" w:eastAsiaTheme="majorEastAsia" w:hAnsiTheme="majorEastAsia" w:cs="Times New Roman" w:hint="eastAsia"/>
                            <w:sz w:val="22"/>
                            <w:szCs w:val="36"/>
                          </w:rPr>
                          <w:delText xml:space="preserve"> </w:delText>
                        </w:r>
                      </w:del>
                      <w:r w:rsidRPr="00596736">
                        <w:rPr>
                          <w:rFonts w:asciiTheme="majorEastAsia" w:eastAsiaTheme="majorEastAsia" w:hAnsiTheme="majorEastAsia" w:cs="Times New Roman" w:hint="eastAsia"/>
                          <w:sz w:val="22"/>
                          <w:szCs w:val="36"/>
                        </w:rPr>
                        <w:t>に</w:t>
                      </w:r>
                      <w:ins w:id="267" w:author="作成者">
                        <w:r w:rsidR="005A1B29" w:rsidRPr="006005B9">
                          <w:rPr>
                            <w:rFonts w:ascii="Times New Roman" w:eastAsiaTheme="majorEastAsia" w:hAnsi="Times New Roman" w:cs="Times New Roman"/>
                            <w:sz w:val="22"/>
                            <w:szCs w:val="36"/>
                          </w:rPr>
                          <w:t>2026</w:t>
                        </w:r>
                        <w:r w:rsidR="005A1B29">
                          <w:rPr>
                            <w:rFonts w:asciiTheme="majorEastAsia" w:eastAsiaTheme="majorEastAsia" w:hAnsiTheme="majorEastAsia" w:cs="Times New Roman" w:hint="eastAsia"/>
                            <w:sz w:val="22"/>
                            <w:szCs w:val="36"/>
                          </w:rPr>
                          <w:t>年</w:t>
                        </w:r>
                        <w:r w:rsidR="005A1B29" w:rsidRPr="006005B9">
                          <w:rPr>
                            <w:rFonts w:ascii="Times New Roman" w:eastAsiaTheme="majorEastAsia" w:hAnsi="Times New Roman" w:cs="Times New Roman"/>
                            <w:sz w:val="22"/>
                            <w:szCs w:val="36"/>
                          </w:rPr>
                          <w:t>3</w:t>
                        </w:r>
                        <w:r w:rsidR="005A1B29">
                          <w:rPr>
                            <w:rFonts w:asciiTheme="majorEastAsia" w:eastAsiaTheme="majorEastAsia" w:hAnsiTheme="majorEastAsia" w:cs="Times New Roman" w:hint="eastAsia"/>
                            <w:sz w:val="22"/>
                            <w:szCs w:val="36"/>
                          </w:rPr>
                          <w:t>月</w:t>
                        </w:r>
                        <w:r w:rsidR="005A1B29" w:rsidRPr="006005B9">
                          <w:rPr>
                            <w:rFonts w:ascii="Times New Roman" w:eastAsiaTheme="majorEastAsia" w:hAnsi="Times New Roman" w:cs="Times New Roman"/>
                            <w:sz w:val="22"/>
                            <w:szCs w:val="36"/>
                          </w:rPr>
                          <w:t>26</w:t>
                        </w:r>
                        <w:r w:rsidR="005A1B29">
                          <w:rPr>
                            <w:rFonts w:asciiTheme="majorEastAsia" w:eastAsiaTheme="majorEastAsia" w:hAnsiTheme="majorEastAsia" w:cs="Times New Roman" w:hint="eastAsia"/>
                            <w:sz w:val="22"/>
                            <w:szCs w:val="36"/>
                          </w:rPr>
                          <w:t>日付け（現地時間）で</w:t>
                        </w:r>
                      </w:ins>
                      <w:r>
                        <w:rPr>
                          <w:rFonts w:asciiTheme="majorEastAsia" w:eastAsiaTheme="majorEastAsia" w:hAnsiTheme="majorEastAsia" w:cs="Times New Roman" w:hint="eastAsia"/>
                          <w:sz w:val="22"/>
                          <w:szCs w:val="36"/>
                        </w:rPr>
                        <w:t>オンライン</w:t>
                      </w:r>
                      <w:r w:rsidRPr="00596736">
                        <w:rPr>
                          <w:rFonts w:asciiTheme="majorEastAsia" w:eastAsiaTheme="majorEastAsia" w:hAnsiTheme="majorEastAsia" w:cs="Times New Roman" w:hint="eastAsia"/>
                          <w:sz w:val="22"/>
                          <w:szCs w:val="36"/>
                        </w:rPr>
                        <w:t>掲載</w:t>
                      </w:r>
                      <w:del w:id="268" w:author="作成者">
                        <w:r w:rsidRPr="00596736" w:rsidDel="005A1B29">
                          <w:rPr>
                            <w:rFonts w:asciiTheme="majorEastAsia" w:eastAsiaTheme="majorEastAsia" w:hAnsiTheme="majorEastAsia" w:cs="Times New Roman" w:hint="eastAsia"/>
                            <w:sz w:val="22"/>
                            <w:szCs w:val="36"/>
                          </w:rPr>
                          <w:delText>されました</w:delText>
                        </w:r>
                      </w:del>
                      <w:ins w:id="269" w:author="作成者">
                        <w:r w:rsidR="005A1B29" w:rsidRPr="00596736">
                          <w:rPr>
                            <w:rFonts w:asciiTheme="majorEastAsia" w:eastAsiaTheme="majorEastAsia" w:hAnsiTheme="majorEastAsia" w:cs="Times New Roman" w:hint="eastAsia"/>
                            <w:sz w:val="22"/>
                            <w:szCs w:val="36"/>
                          </w:rPr>
                          <w:t>され</w:t>
                        </w:r>
                        <w:r w:rsidR="005A1B29">
                          <w:rPr>
                            <w:rFonts w:asciiTheme="majorEastAsia" w:eastAsiaTheme="majorEastAsia" w:hAnsiTheme="majorEastAsia" w:cs="Times New Roman" w:hint="eastAsia"/>
                            <w:sz w:val="22"/>
                            <w:szCs w:val="36"/>
                          </w:rPr>
                          <w:t>、</w:t>
                        </w:r>
                        <w:r w:rsidR="00FD1AE9">
                          <w:rPr>
                            <w:rFonts w:asciiTheme="majorEastAsia" w:eastAsiaTheme="majorEastAsia" w:hAnsiTheme="majorEastAsia" w:cs="Times New Roman" w:hint="eastAsia"/>
                            <w:sz w:val="22"/>
                            <w:szCs w:val="36"/>
                          </w:rPr>
                          <w:t>同誌</w:t>
                        </w:r>
                        <w:r w:rsidR="005A1B29" w:rsidRPr="00CF33C2">
                          <w:rPr>
                            <w:rFonts w:asciiTheme="majorEastAsia" w:eastAsiaTheme="majorEastAsia" w:hAnsiTheme="majorEastAsia" w:cs="Times New Roman"/>
                            <w:sz w:val="22"/>
                            <w:szCs w:val="36"/>
                            <w:highlight w:val="yellow"/>
                            <w:rPrChange w:id="270" w:author="作成者">
                              <w:rPr>
                                <w:rFonts w:asciiTheme="majorEastAsia" w:eastAsiaTheme="majorEastAsia" w:hAnsiTheme="majorEastAsia" w:cs="Times New Roman"/>
                                <w:sz w:val="22"/>
                                <w:szCs w:val="36"/>
                              </w:rPr>
                            </w:rPrChange>
                          </w:rPr>
                          <w:t>2026年4月</w:t>
                        </w:r>
                        <w:r w:rsidR="00CF33C2" w:rsidRPr="00CF33C2">
                          <w:rPr>
                            <w:rFonts w:asciiTheme="majorEastAsia" w:eastAsiaTheme="majorEastAsia" w:hAnsiTheme="majorEastAsia" w:cs="Times New Roman" w:hint="eastAsia"/>
                            <w:sz w:val="22"/>
                            <w:szCs w:val="36"/>
                            <w:highlight w:val="yellow"/>
                            <w:rPrChange w:id="271" w:author="作成者">
                              <w:rPr>
                                <w:rFonts w:asciiTheme="majorEastAsia" w:eastAsiaTheme="majorEastAsia" w:hAnsiTheme="majorEastAsia" w:cs="Times New Roman" w:hint="eastAsia"/>
                                <w:sz w:val="22"/>
                                <w:szCs w:val="36"/>
                              </w:rPr>
                            </w:rPrChange>
                          </w:rPr>
                          <w:t>○日</w:t>
                        </w:r>
                        <w:r w:rsidR="005A1B29" w:rsidRPr="00CF33C2">
                          <w:rPr>
                            <w:rFonts w:asciiTheme="majorEastAsia" w:eastAsiaTheme="majorEastAsia" w:hAnsiTheme="majorEastAsia" w:cs="Times New Roman" w:hint="eastAsia"/>
                            <w:sz w:val="22"/>
                            <w:szCs w:val="36"/>
                            <w:highlight w:val="yellow"/>
                            <w:rPrChange w:id="272" w:author="作成者">
                              <w:rPr>
                                <w:rFonts w:asciiTheme="majorEastAsia" w:eastAsiaTheme="majorEastAsia" w:hAnsiTheme="majorEastAsia" w:cs="Times New Roman" w:hint="eastAsia"/>
                                <w:sz w:val="22"/>
                                <w:szCs w:val="36"/>
                              </w:rPr>
                            </w:rPrChange>
                          </w:rPr>
                          <w:t>号</w:t>
                        </w:r>
                        <w:r w:rsidR="005A1B29" w:rsidRPr="005A1B29">
                          <w:rPr>
                            <w:rFonts w:asciiTheme="majorEastAsia" w:eastAsiaTheme="majorEastAsia" w:hAnsiTheme="majorEastAsia" w:cs="Times New Roman" w:hint="eastAsia"/>
                            <w:sz w:val="22"/>
                            <w:szCs w:val="36"/>
                          </w:rPr>
                          <w:t>のカバー</w:t>
                        </w:r>
                        <w:del w:id="273" w:author="作成者">
                          <w:r w:rsidR="005A1B29" w:rsidRPr="005A1B29" w:rsidDel="0050581D">
                            <w:rPr>
                              <w:rFonts w:asciiTheme="majorEastAsia" w:eastAsiaTheme="majorEastAsia" w:hAnsiTheme="majorEastAsia" w:cs="Times New Roman" w:hint="eastAsia"/>
                              <w:sz w:val="22"/>
                              <w:szCs w:val="36"/>
                            </w:rPr>
                            <w:delText>画像</w:delText>
                          </w:r>
                        </w:del>
                        <w:r w:rsidR="0050581D">
                          <w:rPr>
                            <w:rFonts w:asciiTheme="majorEastAsia" w:eastAsiaTheme="majorEastAsia" w:hAnsiTheme="majorEastAsia" w:cs="Times New Roman" w:hint="eastAsia"/>
                            <w:sz w:val="22"/>
                            <w:szCs w:val="36"/>
                          </w:rPr>
                          <w:t>アート</w:t>
                        </w:r>
                        <w:del w:id="274" w:author="作成者">
                          <w:r w:rsidR="005A1B29" w:rsidRPr="005A1B29" w:rsidDel="0050581D">
                            <w:rPr>
                              <w:rFonts w:asciiTheme="majorEastAsia" w:eastAsiaTheme="majorEastAsia" w:hAnsiTheme="majorEastAsia" w:cs="Times New Roman" w:hint="eastAsia"/>
                              <w:sz w:val="22"/>
                              <w:szCs w:val="36"/>
                            </w:rPr>
                            <w:delText>の一つに</w:delText>
                          </w:r>
                        </w:del>
                        <w:r w:rsidR="0050581D">
                          <w:rPr>
                            <w:rFonts w:asciiTheme="majorEastAsia" w:eastAsiaTheme="majorEastAsia" w:hAnsiTheme="majorEastAsia" w:cs="Times New Roman" w:hint="eastAsia"/>
                            <w:sz w:val="22"/>
                            <w:szCs w:val="36"/>
                          </w:rPr>
                          <w:t>にも</w:t>
                        </w:r>
                        <w:del w:id="275" w:author="作成者">
                          <w:r w:rsidR="005A1B29" w:rsidRPr="005A1B29" w:rsidDel="0050581D">
                            <w:rPr>
                              <w:rFonts w:asciiTheme="majorEastAsia" w:eastAsiaTheme="majorEastAsia" w:hAnsiTheme="majorEastAsia" w:cs="Times New Roman" w:hint="eastAsia"/>
                              <w:sz w:val="22"/>
                              <w:szCs w:val="36"/>
                            </w:rPr>
                            <w:delText>採用</w:delText>
                          </w:r>
                          <w:r w:rsidR="0050581D" w:rsidDel="007D1E7E">
                            <w:rPr>
                              <w:rFonts w:asciiTheme="majorEastAsia" w:eastAsiaTheme="majorEastAsia" w:hAnsiTheme="majorEastAsia" w:cs="Times New Roman" w:hint="eastAsia"/>
                              <w:sz w:val="22"/>
                              <w:szCs w:val="36"/>
                            </w:rPr>
                            <w:delText>掲載</w:delText>
                          </w:r>
                        </w:del>
                        <w:r w:rsidR="007D1E7E">
                          <w:rPr>
                            <w:rFonts w:asciiTheme="majorEastAsia" w:eastAsiaTheme="majorEastAsia" w:hAnsiTheme="majorEastAsia" w:cs="Times New Roman" w:hint="eastAsia"/>
                            <w:sz w:val="22"/>
                            <w:szCs w:val="36"/>
                          </w:rPr>
                          <w:t>採用</w:t>
                        </w:r>
                        <w:r w:rsidR="005A1B29" w:rsidRPr="005A1B29">
                          <w:rPr>
                            <w:rFonts w:asciiTheme="majorEastAsia" w:eastAsiaTheme="majorEastAsia" w:hAnsiTheme="majorEastAsia" w:cs="Times New Roman" w:hint="eastAsia"/>
                            <w:sz w:val="22"/>
                            <w:szCs w:val="36"/>
                          </w:rPr>
                          <w:t>されました</w:t>
                        </w:r>
                      </w:ins>
                      <w:r w:rsidRPr="00596736">
                        <w:rPr>
                          <w:rFonts w:asciiTheme="majorEastAsia" w:eastAsiaTheme="majorEastAsia" w:hAnsiTheme="majorEastAsia" w:cs="Times New Roman" w:hint="eastAsia"/>
                          <w:sz w:val="22"/>
                          <w:szCs w:val="36"/>
                        </w:rPr>
                        <w:t>。</w:t>
                      </w:r>
                    </w:p>
                  </w:txbxContent>
                </v:textbox>
              </v:shape>
            </w:pict>
          </mc:Fallback>
        </mc:AlternateContent>
      </w:r>
    </w:p>
    <w:p w14:paraId="32628D30" w14:textId="48E110CC" w:rsidR="00BF2AD7" w:rsidRDefault="00BF2AD7" w:rsidP="005C3ECB">
      <w:pPr>
        <w:rPr>
          <w:rFonts w:ascii="Times New Roman" w:eastAsiaTheme="majorEastAsia" w:hAnsi="Times New Roman" w:cs="Times New Roman"/>
          <w:sz w:val="24"/>
          <w:szCs w:val="36"/>
        </w:rPr>
      </w:pPr>
    </w:p>
    <w:p w14:paraId="6CF186B1" w14:textId="4196EB88" w:rsidR="00BF2AD7" w:rsidRDefault="00BF2AD7" w:rsidP="005C3ECB">
      <w:pPr>
        <w:rPr>
          <w:rFonts w:ascii="Times New Roman" w:eastAsiaTheme="majorEastAsia" w:hAnsi="Times New Roman" w:cs="Times New Roman"/>
          <w:sz w:val="24"/>
          <w:szCs w:val="36"/>
        </w:rPr>
      </w:pPr>
    </w:p>
    <w:p w14:paraId="25B73B3D" w14:textId="1CD1BBE6" w:rsidR="00BF2AD7" w:rsidRDefault="00BF2AD7" w:rsidP="005C3ECB">
      <w:pPr>
        <w:rPr>
          <w:rFonts w:ascii="Times New Roman" w:eastAsiaTheme="majorEastAsia" w:hAnsi="Times New Roman" w:cs="Times New Roman"/>
          <w:sz w:val="24"/>
          <w:szCs w:val="36"/>
        </w:rPr>
      </w:pPr>
    </w:p>
    <w:p w14:paraId="1BA3A7C6" w14:textId="50EFF92D" w:rsidR="00BF2AD7" w:rsidRDefault="00BF2AD7" w:rsidP="005C3ECB">
      <w:pPr>
        <w:rPr>
          <w:rFonts w:ascii="Times New Roman" w:eastAsiaTheme="majorEastAsia" w:hAnsi="Times New Roman" w:cs="Times New Roman"/>
          <w:sz w:val="24"/>
          <w:szCs w:val="36"/>
        </w:rPr>
      </w:pPr>
    </w:p>
    <w:p w14:paraId="634CEA7A" w14:textId="240EAF38" w:rsidR="00BF2AD7" w:rsidRDefault="00BF2AD7" w:rsidP="005C3ECB">
      <w:pPr>
        <w:rPr>
          <w:rFonts w:ascii="Times New Roman" w:eastAsiaTheme="majorEastAsia" w:hAnsi="Times New Roman" w:cs="Times New Roman"/>
          <w:sz w:val="24"/>
          <w:szCs w:val="36"/>
        </w:rPr>
      </w:pPr>
    </w:p>
    <w:p w14:paraId="2AEDE6B5" w14:textId="007FADD7" w:rsidR="00BF2AD7" w:rsidRDefault="00BF2AD7" w:rsidP="005C3ECB">
      <w:pPr>
        <w:rPr>
          <w:rFonts w:ascii="Times New Roman" w:eastAsiaTheme="majorEastAsia" w:hAnsi="Times New Roman" w:cs="Times New Roman"/>
          <w:sz w:val="24"/>
          <w:szCs w:val="36"/>
        </w:rPr>
      </w:pPr>
    </w:p>
    <w:p w14:paraId="5584EE70" w14:textId="67BC2530" w:rsidR="00BF2AD7" w:rsidRDefault="00BF2AD7" w:rsidP="005C3ECB">
      <w:pPr>
        <w:rPr>
          <w:rFonts w:ascii="Times New Roman" w:eastAsiaTheme="majorEastAsia" w:hAnsi="Times New Roman" w:cs="Times New Roman"/>
          <w:sz w:val="24"/>
          <w:szCs w:val="36"/>
        </w:rPr>
      </w:pPr>
    </w:p>
    <w:p w14:paraId="37EB8EDC" w14:textId="62D46164" w:rsidR="00BF2AD7" w:rsidRDefault="00BF2AD7" w:rsidP="005C3ECB">
      <w:pPr>
        <w:rPr>
          <w:rFonts w:ascii="Times New Roman" w:eastAsiaTheme="majorEastAsia" w:hAnsi="Times New Roman" w:cs="Times New Roman"/>
          <w:sz w:val="24"/>
          <w:szCs w:val="36"/>
        </w:rPr>
      </w:pPr>
    </w:p>
    <w:p w14:paraId="08A92082" w14:textId="5B50D346" w:rsidR="00BF2AD7" w:rsidRDefault="00BF2AD7" w:rsidP="005C3ECB">
      <w:pPr>
        <w:rPr>
          <w:rFonts w:ascii="Times New Roman" w:eastAsiaTheme="majorEastAsia" w:hAnsi="Times New Roman" w:cs="Times New Roman"/>
          <w:sz w:val="24"/>
          <w:szCs w:val="36"/>
        </w:rPr>
      </w:pPr>
    </w:p>
    <w:p w14:paraId="46C5F92C" w14:textId="33F4F789" w:rsidR="00BF2AD7" w:rsidRDefault="00BF2AD7" w:rsidP="005C3ECB">
      <w:pPr>
        <w:rPr>
          <w:rFonts w:ascii="Times New Roman" w:eastAsiaTheme="majorEastAsia" w:hAnsi="Times New Roman" w:cs="Times New Roman"/>
          <w:sz w:val="24"/>
          <w:szCs w:val="36"/>
        </w:rPr>
      </w:pPr>
    </w:p>
    <w:p w14:paraId="57C9017C" w14:textId="554ACD29" w:rsidR="00BF2AD7" w:rsidRDefault="00BF2AD7" w:rsidP="005C3ECB">
      <w:pPr>
        <w:rPr>
          <w:rFonts w:ascii="Times New Roman" w:eastAsiaTheme="majorEastAsia" w:hAnsi="Times New Roman" w:cs="Times New Roman"/>
          <w:sz w:val="24"/>
          <w:szCs w:val="36"/>
        </w:rPr>
      </w:pPr>
    </w:p>
    <w:p w14:paraId="31AD72F0" w14:textId="661F413E" w:rsidR="00BF2AD7" w:rsidRDefault="00BF2AD7" w:rsidP="005C3ECB">
      <w:pPr>
        <w:rPr>
          <w:rFonts w:ascii="Times New Roman" w:eastAsiaTheme="majorEastAsia" w:hAnsi="Times New Roman" w:cs="Times New Roman"/>
          <w:sz w:val="24"/>
          <w:szCs w:val="36"/>
        </w:rPr>
      </w:pPr>
    </w:p>
    <w:p w14:paraId="5816E27B" w14:textId="00FB654D" w:rsidR="00BF2AD7" w:rsidRDefault="00BF2AD7" w:rsidP="005C3ECB">
      <w:pPr>
        <w:rPr>
          <w:rFonts w:ascii="Times New Roman" w:eastAsiaTheme="majorEastAsia" w:hAnsi="Times New Roman" w:cs="Times New Roman"/>
          <w:sz w:val="24"/>
          <w:szCs w:val="36"/>
        </w:rPr>
      </w:pPr>
    </w:p>
    <w:p w14:paraId="4769DB91" w14:textId="4319240A" w:rsidR="00BF2AD7" w:rsidRDefault="00BF2AD7" w:rsidP="005C3ECB">
      <w:pPr>
        <w:rPr>
          <w:rFonts w:ascii="Times New Roman" w:eastAsiaTheme="majorEastAsia" w:hAnsi="Times New Roman" w:cs="Times New Roman"/>
          <w:sz w:val="24"/>
          <w:szCs w:val="36"/>
        </w:rPr>
      </w:pPr>
    </w:p>
    <w:p w14:paraId="36887B2F" w14:textId="77777777" w:rsidR="00BF2AD7" w:rsidRDefault="00BF2AD7" w:rsidP="005C3ECB">
      <w:pPr>
        <w:rPr>
          <w:rFonts w:ascii="Times New Roman" w:eastAsiaTheme="majorEastAsia" w:hAnsi="Times New Roman" w:cs="Times New Roman"/>
          <w:sz w:val="24"/>
          <w:szCs w:val="36"/>
        </w:rPr>
      </w:pPr>
    </w:p>
    <w:p w14:paraId="775BF61D" w14:textId="3C2BCE81" w:rsidR="00596736" w:rsidRPr="00596736" w:rsidRDefault="00596736" w:rsidP="00BF2AD7">
      <w:pPr>
        <w:rPr>
          <w:rFonts w:asciiTheme="majorEastAsia" w:eastAsiaTheme="majorEastAsia" w:hAnsiTheme="majorEastAsia" w:cs="Times New Roman"/>
          <w:sz w:val="22"/>
          <w:szCs w:val="36"/>
        </w:rPr>
      </w:pPr>
    </w:p>
    <w:p w14:paraId="58A1F25C" w14:textId="77777777" w:rsidR="00596736" w:rsidRDefault="00596736" w:rsidP="007A2AD9">
      <w:pPr>
        <w:rPr>
          <w:rFonts w:ascii="Times New Roman" w:eastAsia="ＭＳ ゴシック" w:hAnsi="Times New Roman"/>
          <w:b/>
          <w:sz w:val="22"/>
        </w:rPr>
      </w:pPr>
    </w:p>
    <w:p w14:paraId="1CFAD2B0" w14:textId="77777777" w:rsidR="00596736" w:rsidRDefault="00596736">
      <w:pPr>
        <w:widowControl/>
        <w:jc w:val="left"/>
        <w:rPr>
          <w:rFonts w:ascii="Times New Roman" w:eastAsia="ＭＳ ゴシック" w:hAnsi="Times New Roman"/>
          <w:b/>
          <w:sz w:val="22"/>
        </w:rPr>
      </w:pPr>
      <w:r>
        <w:rPr>
          <w:rFonts w:ascii="Times New Roman" w:eastAsia="ＭＳ ゴシック" w:hAnsi="Times New Roman"/>
          <w:b/>
          <w:sz w:val="22"/>
        </w:rPr>
        <w:br w:type="page"/>
      </w:r>
    </w:p>
    <w:p w14:paraId="4108D3C9" w14:textId="380B99C4" w:rsidR="00675748" w:rsidDel="002B4E2C" w:rsidRDefault="00675748" w:rsidP="007A2AD9">
      <w:pPr>
        <w:rPr>
          <w:ins w:id="276" w:author="作成者"/>
          <w:del w:id="277" w:author="作成者"/>
          <w:rFonts w:ascii="Times New Roman" w:eastAsia="ＭＳ ゴシック" w:hAnsi="Times New Roman"/>
          <w:b/>
          <w:sz w:val="22"/>
        </w:rPr>
      </w:pPr>
    </w:p>
    <w:p w14:paraId="6BE4D8C7" w14:textId="3B7CE277" w:rsidR="007A2AD9" w:rsidRPr="00BB0B8A" w:rsidRDefault="007A2AD9" w:rsidP="007A2AD9">
      <w:pPr>
        <w:rPr>
          <w:rFonts w:ascii="Times New Roman" w:eastAsia="ＭＳ ゴシック" w:hAnsi="Times New Roman"/>
          <w:b/>
          <w:sz w:val="22"/>
        </w:rPr>
      </w:pPr>
      <w:r w:rsidRPr="00BB0B8A">
        <w:rPr>
          <w:rFonts w:ascii="Times New Roman" w:eastAsia="ＭＳ ゴシック" w:hAnsi="Times New Roman" w:hint="eastAsia"/>
          <w:b/>
          <w:sz w:val="22"/>
        </w:rPr>
        <w:t>◆</w:t>
      </w:r>
      <w:r w:rsidR="00655228" w:rsidRPr="00BB0B8A">
        <w:rPr>
          <w:rFonts w:ascii="Times New Roman" w:eastAsia="ＭＳ ゴシック" w:hAnsi="Times New Roman" w:hint="eastAsia"/>
          <w:b/>
          <w:sz w:val="22"/>
        </w:rPr>
        <w:t>研究者</w:t>
      </w:r>
      <w:r w:rsidR="00655228" w:rsidRPr="00BB0B8A">
        <w:rPr>
          <w:rFonts w:ascii="Times New Roman" w:eastAsia="ＭＳ ゴシック" w:hAnsi="Times New Roman"/>
          <w:b/>
          <w:sz w:val="22"/>
        </w:rPr>
        <w:t>から</w:t>
      </w:r>
      <w:r w:rsidRPr="00BB0B8A">
        <w:rPr>
          <w:rFonts w:ascii="Times New Roman" w:eastAsia="ＭＳ ゴシック" w:hAnsi="Times New Roman"/>
          <w:b/>
          <w:sz w:val="22"/>
        </w:rPr>
        <w:t>の</w:t>
      </w:r>
      <w:r w:rsidRPr="00BB0B8A">
        <w:rPr>
          <w:rFonts w:ascii="Times New Roman" w:eastAsia="ＭＳ ゴシック" w:hAnsi="Times New Roman" w:hint="eastAsia"/>
          <w:b/>
          <w:sz w:val="22"/>
        </w:rPr>
        <w:t>ひとこと</w:t>
      </w:r>
    </w:p>
    <w:p w14:paraId="455D4A0C" w14:textId="4B696964" w:rsidR="007A2AD9" w:rsidRDefault="007E4D8D" w:rsidP="007A2AD9">
      <w:pPr>
        <w:rPr>
          <w:rFonts w:ascii="Times New Roman" w:eastAsiaTheme="majorEastAsia" w:hAnsi="Times New Roman" w:cs="Times New Roman"/>
          <w:sz w:val="24"/>
          <w:szCs w:val="36"/>
        </w:rPr>
      </w:pPr>
      <w:r>
        <w:rPr>
          <w:rFonts w:ascii="Times New Roman" w:eastAsiaTheme="majorEastAsia" w:hAnsi="Times New Roman" w:cs="Times New Roman"/>
          <w:noProof/>
          <w:sz w:val="24"/>
          <w:szCs w:val="36"/>
        </w:rPr>
        <mc:AlternateContent>
          <mc:Choice Requires="wps">
            <w:drawing>
              <wp:anchor distT="0" distB="0" distL="114300" distR="114300" simplePos="0" relativeHeight="251655168" behindDoc="0" locked="0" layoutInCell="1" allowOverlap="1" wp14:anchorId="7C0C94C0" wp14:editId="744B089E">
                <wp:simplePos x="0" y="0"/>
                <wp:positionH relativeFrom="margin">
                  <wp:posOffset>250190</wp:posOffset>
                </wp:positionH>
                <wp:positionV relativeFrom="paragraph">
                  <wp:posOffset>38100</wp:posOffset>
                </wp:positionV>
                <wp:extent cx="4495800" cy="2433320"/>
                <wp:effectExtent l="0" t="0" r="381000" b="24130"/>
                <wp:wrapNone/>
                <wp:docPr id="24" name="四角形吹き出し 24"/>
                <wp:cNvGraphicFramePr/>
                <a:graphic xmlns:a="http://schemas.openxmlformats.org/drawingml/2006/main">
                  <a:graphicData uri="http://schemas.microsoft.com/office/word/2010/wordprocessingShape">
                    <wps:wsp>
                      <wps:cNvSpPr/>
                      <wps:spPr>
                        <a:xfrm>
                          <a:off x="0" y="0"/>
                          <a:ext cx="4495800" cy="2433320"/>
                        </a:xfrm>
                        <a:prstGeom prst="wedgeRectCallout">
                          <a:avLst>
                            <a:gd name="adj1" fmla="val 57827"/>
                            <a:gd name="adj2" fmla="val -9395"/>
                          </a:avLst>
                        </a:prstGeom>
                        <a:solidFill>
                          <a:srgbClr val="FFFBFF"/>
                        </a:solid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A52015" w14:textId="77777777" w:rsidR="007E4D8D" w:rsidRPr="007E4D8D" w:rsidRDefault="007E4D8D" w:rsidP="007E4D8D">
                            <w:pPr>
                              <w:ind w:firstLineChars="50" w:firstLine="110"/>
                              <w:rPr>
                                <w:ins w:id="278" w:author="作成者"/>
                                <w:rFonts w:ascii="Times New Roman" w:eastAsia="ＭＳ ゴシック" w:hAnsi="Times New Roman"/>
                                <w:color w:val="000000" w:themeColor="text1"/>
                                <w:sz w:val="22"/>
                              </w:rPr>
                            </w:pPr>
                            <w:ins w:id="279" w:author="作成者">
                              <w:r w:rsidRPr="007E4D8D">
                                <w:rPr>
                                  <w:rFonts w:ascii="Times New Roman" w:eastAsia="ＭＳ ゴシック" w:hAnsi="Times New Roman" w:hint="eastAsia"/>
                                  <w:color w:val="000000" w:themeColor="text1"/>
                                  <w:sz w:val="22"/>
                                </w:rPr>
                                <w:t>2012</w:t>
                              </w:r>
                              <w:r w:rsidRPr="007E4D8D">
                                <w:rPr>
                                  <w:rFonts w:ascii="Times New Roman" w:eastAsia="ＭＳ ゴシック" w:hAnsi="Times New Roman" w:hint="eastAsia"/>
                                  <w:color w:val="000000" w:themeColor="text1"/>
                                  <w:sz w:val="22"/>
                                </w:rPr>
                                <w:t>年に可視光応答型光触媒のトラップ正孔がバンド端に吸収を与えることを発見して以来、その理由をずっと考えてきました。</w:t>
                              </w:r>
                            </w:ins>
                          </w:p>
                          <w:p w14:paraId="39CCC24F" w14:textId="77777777" w:rsidR="007E4D8D" w:rsidRPr="007E4D8D" w:rsidRDefault="007E4D8D" w:rsidP="007E4D8D">
                            <w:pPr>
                              <w:ind w:firstLineChars="50" w:firstLine="110"/>
                              <w:rPr>
                                <w:ins w:id="280" w:author="作成者"/>
                                <w:rFonts w:ascii="Times New Roman" w:eastAsia="ＭＳ ゴシック" w:hAnsi="Times New Roman"/>
                                <w:color w:val="000000" w:themeColor="text1"/>
                                <w:sz w:val="22"/>
                              </w:rPr>
                            </w:pPr>
                            <w:ins w:id="281" w:author="作成者">
                              <w:r w:rsidRPr="007E4D8D">
                                <w:rPr>
                                  <w:rFonts w:ascii="Times New Roman" w:eastAsia="ＭＳ ゴシック" w:hAnsi="Times New Roman" w:hint="eastAsia"/>
                                  <w:color w:val="000000" w:themeColor="text1"/>
                                  <w:sz w:val="22"/>
                                </w:rPr>
                                <w:t>今回、これまでに測定してきた数多くの材料のデータを比較する中で、トラップ正孔の吸収が</w:t>
                              </w:r>
                              <w:r w:rsidRPr="007E4D8D">
                                <w:rPr>
                                  <w:rFonts w:ascii="Times New Roman" w:eastAsia="ＭＳ ゴシック" w:hAnsi="Times New Roman" w:hint="eastAsia"/>
                                  <w:color w:val="000000" w:themeColor="text1"/>
                                  <w:sz w:val="22"/>
                                </w:rPr>
                                <w:t>3</w:t>
                              </w:r>
                              <w:r w:rsidRPr="007E4D8D">
                                <w:rPr>
                                  <w:rFonts w:ascii="Times New Roman" w:eastAsia="ＭＳ ゴシック" w:hAnsi="Times New Roman" w:hint="eastAsia"/>
                                  <w:color w:val="000000" w:themeColor="text1"/>
                                  <w:sz w:val="22"/>
                                </w:rPr>
                                <w:t>つのパターンに分類できることを見いだし、その起源を統一的に説明できました。さらに、この知見から、可視光応答型光触媒には、欠陥があっても性能が落ちにくい「欠陥耐性」が本質的に備わっていることも分かりました。</w:t>
                              </w:r>
                            </w:ins>
                          </w:p>
                          <w:p w14:paraId="160D3432" w14:textId="797516B0" w:rsidR="00616A16" w:rsidRPr="00616A16" w:rsidDel="007E4D8D" w:rsidRDefault="007E4D8D" w:rsidP="007E4D8D">
                            <w:pPr>
                              <w:ind w:firstLineChars="50" w:firstLine="110"/>
                              <w:rPr>
                                <w:del w:id="282" w:author="作成者"/>
                                <w:rFonts w:ascii="Times New Roman" w:eastAsia="ＭＳ ゴシック" w:hAnsi="Times New Roman"/>
                                <w:color w:val="000000" w:themeColor="text1"/>
                                <w:sz w:val="22"/>
                              </w:rPr>
                            </w:pPr>
                            <w:ins w:id="283" w:author="作成者">
                              <w:r w:rsidRPr="007E4D8D">
                                <w:rPr>
                                  <w:rFonts w:ascii="Times New Roman" w:eastAsia="ＭＳ ゴシック" w:hAnsi="Times New Roman" w:hint="eastAsia"/>
                                  <w:color w:val="000000" w:themeColor="text1"/>
                                  <w:sz w:val="22"/>
                                </w:rPr>
                                <w:t>この発見は、光触媒材料の設計指針を大きく</w:t>
                              </w:r>
                              <w:r w:rsidR="002C425C" w:rsidRPr="002C425C">
                                <w:rPr>
                                  <w:rFonts w:ascii="Times New Roman" w:eastAsia="ＭＳ ゴシック" w:hAnsi="Times New Roman" w:hint="eastAsia"/>
                                  <w:color w:val="000000" w:themeColor="text1"/>
                                  <w:sz w:val="22"/>
                                </w:rPr>
                                <w:t>前進させる</w:t>
                              </w:r>
                              <w:del w:id="284" w:author="作成者">
                                <w:r w:rsidRPr="007E4D8D" w:rsidDel="002C425C">
                                  <w:rPr>
                                    <w:rFonts w:ascii="Times New Roman" w:eastAsia="ＭＳ ゴシック" w:hAnsi="Times New Roman" w:hint="eastAsia"/>
                                    <w:color w:val="000000" w:themeColor="text1"/>
                                    <w:sz w:val="22"/>
                                  </w:rPr>
                                  <w:delText>変える</w:delText>
                                </w:r>
                              </w:del>
                              <w:r w:rsidRPr="007E4D8D">
                                <w:rPr>
                                  <w:rFonts w:ascii="Times New Roman" w:eastAsia="ＭＳ ゴシック" w:hAnsi="Times New Roman" w:hint="eastAsia"/>
                                  <w:color w:val="000000" w:themeColor="text1"/>
                                  <w:sz w:val="22"/>
                                </w:rPr>
                                <w:t>可能性があ</w:t>
                              </w:r>
                              <w:r>
                                <w:rPr>
                                  <w:rFonts w:ascii="Times New Roman" w:eastAsia="ＭＳ ゴシック" w:hAnsi="Times New Roman" w:hint="eastAsia"/>
                                  <w:color w:val="000000" w:themeColor="text1"/>
                                  <w:sz w:val="22"/>
                                </w:rPr>
                                <w:t>り</w:t>
                              </w:r>
                              <w:r w:rsidRPr="007E4D8D">
                                <w:rPr>
                                  <w:rFonts w:ascii="Times New Roman" w:eastAsia="ＭＳ ゴシック" w:hAnsi="Times New Roman" w:hint="eastAsia"/>
                                  <w:color w:val="000000" w:themeColor="text1"/>
                                  <w:sz w:val="22"/>
                                </w:rPr>
                                <w:t>ます。</w:t>
                              </w:r>
                              <w:r w:rsidRPr="007E4D8D">
                                <w:rPr>
                                  <w:rFonts w:ascii="Times New Roman" w:eastAsia="ＭＳ ゴシック" w:hAnsi="Times New Roman" w:hint="eastAsia"/>
                                  <w:color w:val="000000" w:themeColor="text1"/>
                                  <w:sz w:val="22"/>
                                </w:rPr>
                                <w:t>1</w:t>
                              </w:r>
                              <w:r w:rsidRPr="007E4D8D">
                                <w:rPr>
                                  <w:rFonts w:ascii="Times New Roman" w:eastAsia="ＭＳ ゴシック" w:hAnsi="Times New Roman" w:hint="eastAsia"/>
                                  <w:color w:val="000000" w:themeColor="text1"/>
                                  <w:sz w:val="22"/>
                                </w:rPr>
                                <w:t>日も早い光触媒による水素製造の実用化を期待しています。</w:t>
                              </w:r>
                            </w:ins>
                            <w:del w:id="285" w:author="作成者">
                              <w:r w:rsidR="00616A16" w:rsidRPr="00616A16" w:rsidDel="007E4D8D">
                                <w:rPr>
                                  <w:rFonts w:ascii="Times New Roman" w:eastAsia="ＭＳ ゴシック" w:hAnsi="Times New Roman" w:hint="eastAsia"/>
                                  <w:color w:val="000000" w:themeColor="text1"/>
                                  <w:sz w:val="22"/>
                                </w:rPr>
                                <w:delText>光触媒の世界では「結晶の欠陥は性能を下げる」というのが長年の常識でした。しかし、</w:delText>
                              </w:r>
                              <w:r w:rsidR="00616A16" w:rsidRPr="00616A16" w:rsidDel="007E4D8D">
                                <w:rPr>
                                  <w:rFonts w:ascii="Times New Roman" w:eastAsia="ＭＳ ゴシック" w:hAnsi="Times New Roman" w:hint="eastAsia"/>
                                  <w:color w:val="000000" w:themeColor="text1"/>
                                  <w:sz w:val="22"/>
                                </w:rPr>
                                <w:delText>2012</w:delText>
                              </w:r>
                              <w:r w:rsidR="00616A16" w:rsidRPr="00616A16" w:rsidDel="007E4D8D">
                                <w:rPr>
                                  <w:rFonts w:ascii="Times New Roman" w:eastAsia="ＭＳ ゴシック" w:hAnsi="Times New Roman" w:hint="eastAsia"/>
                                  <w:color w:val="000000" w:themeColor="text1"/>
                                  <w:sz w:val="22"/>
                                </w:rPr>
                                <w:delText>年に可視光応答型光触媒</w:delText>
                              </w:r>
                            </w:del>
                            <w:ins w:id="286" w:author="作成者">
                              <w:del w:id="287" w:author="作成者">
                                <w:r w:rsidR="00937ECA" w:rsidDel="007E4D8D">
                                  <w:rPr>
                                    <w:rFonts w:ascii="Times New Roman" w:eastAsia="ＭＳ ゴシック" w:hAnsi="Times New Roman" w:hint="eastAsia"/>
                                    <w:color w:val="000000" w:themeColor="text1"/>
                                    <w:sz w:val="22"/>
                                  </w:rPr>
                                  <w:delText>のトラップ正孔はいつもバンド端に吸収を与えることを発見</w:delText>
                                </w:r>
                              </w:del>
                            </w:ins>
                            <w:del w:id="288" w:author="作成者">
                              <w:r w:rsidR="00616A16" w:rsidRPr="00616A16" w:rsidDel="007E4D8D">
                                <w:rPr>
                                  <w:rFonts w:ascii="Times New Roman" w:eastAsia="ＭＳ ゴシック" w:hAnsi="Times New Roman" w:hint="eastAsia"/>
                                  <w:color w:val="000000" w:themeColor="text1"/>
                                  <w:sz w:val="22"/>
                                </w:rPr>
                                <w:delText>で特異な正孔の挙動を観測して以来、その理由を説明できない状態が続いていました</w:delText>
                              </w:r>
                            </w:del>
                            <w:ins w:id="289" w:author="作成者">
                              <w:del w:id="290" w:author="作成者">
                                <w:r w:rsidR="00937ECA" w:rsidDel="007E4D8D">
                                  <w:rPr>
                                    <w:rFonts w:ascii="Times New Roman" w:eastAsia="ＭＳ ゴシック" w:hAnsi="Times New Roman" w:hint="eastAsia"/>
                                    <w:color w:val="000000" w:themeColor="text1"/>
                                    <w:sz w:val="22"/>
                                  </w:rPr>
                                  <w:delText>その理由を</w:delText>
                                </w:r>
                                <w:r w:rsidR="000D15CF" w:rsidDel="007E4D8D">
                                  <w:rPr>
                                    <w:rFonts w:ascii="Times New Roman" w:eastAsia="ＭＳ ゴシック" w:hAnsi="Times New Roman" w:hint="eastAsia"/>
                                    <w:color w:val="000000" w:themeColor="text1"/>
                                    <w:sz w:val="22"/>
                                  </w:rPr>
                                  <w:delText>ずっと考えていました</w:delText>
                                </w:r>
                              </w:del>
                            </w:ins>
                            <w:del w:id="291" w:author="作成者">
                              <w:r w:rsidR="00616A16" w:rsidRPr="00616A16" w:rsidDel="007E4D8D">
                                <w:rPr>
                                  <w:rFonts w:ascii="Times New Roman" w:eastAsia="ＭＳ ゴシック" w:hAnsi="Times New Roman" w:hint="eastAsia"/>
                                  <w:color w:val="000000" w:themeColor="text1"/>
                                  <w:sz w:val="22"/>
                                </w:rPr>
                                <w:delText>。</w:delText>
                              </w:r>
                            </w:del>
                          </w:p>
                          <w:p w14:paraId="4B4114BC" w14:textId="789D1978" w:rsidR="00616A16" w:rsidRPr="00616A16" w:rsidDel="007E4D8D" w:rsidRDefault="00616A16" w:rsidP="00616A16">
                            <w:pPr>
                              <w:ind w:firstLineChars="50" w:firstLine="110"/>
                              <w:rPr>
                                <w:del w:id="292" w:author="作成者"/>
                                <w:rFonts w:ascii="Times New Roman" w:eastAsia="ＭＳ ゴシック" w:hAnsi="Times New Roman"/>
                                <w:color w:val="000000" w:themeColor="text1"/>
                                <w:sz w:val="22"/>
                              </w:rPr>
                            </w:pPr>
                            <w:del w:id="293" w:author="作成者">
                              <w:r w:rsidRPr="00616A16" w:rsidDel="007E4D8D">
                                <w:rPr>
                                  <w:rFonts w:ascii="Times New Roman" w:eastAsia="ＭＳ ゴシック" w:hAnsi="Times New Roman" w:hint="eastAsia"/>
                                  <w:color w:val="000000" w:themeColor="text1"/>
                                  <w:sz w:val="22"/>
                                </w:rPr>
                                <w:delText>今回、さまざまな材料のデータを比較する中で、その本質に気付くことができました</w:delText>
                              </w:r>
                            </w:del>
                            <w:ins w:id="294" w:author="作成者">
                              <w:del w:id="295" w:author="作成者">
                                <w:r w:rsidR="000D15CF" w:rsidDel="007E4D8D">
                                  <w:rPr>
                                    <w:rFonts w:ascii="Times New Roman" w:eastAsia="ＭＳ ゴシック" w:hAnsi="Times New Roman" w:hint="eastAsia"/>
                                    <w:color w:val="000000" w:themeColor="text1"/>
                                    <w:sz w:val="22"/>
                                  </w:rPr>
                                  <w:delText>トラップ正孔は</w:delText>
                                </w:r>
                                <w:r w:rsidR="000D15CF" w:rsidDel="007E4D8D">
                                  <w:rPr>
                                    <w:rFonts w:ascii="Times New Roman" w:eastAsia="ＭＳ ゴシック" w:hAnsi="Times New Roman" w:hint="eastAsia"/>
                                    <w:color w:val="000000" w:themeColor="text1"/>
                                    <w:sz w:val="22"/>
                                  </w:rPr>
                                  <w:delText>3</w:delText>
                                </w:r>
                                <w:r w:rsidR="000D15CF" w:rsidDel="007E4D8D">
                                  <w:rPr>
                                    <w:rFonts w:ascii="Times New Roman" w:eastAsia="ＭＳ ゴシック" w:hAnsi="Times New Roman" w:hint="eastAsia"/>
                                    <w:color w:val="000000" w:themeColor="text1"/>
                                    <w:sz w:val="22"/>
                                  </w:rPr>
                                  <w:delText>つのパターンに分類でき、その</w:delText>
                                </w:r>
                                <w:r w:rsidR="000D15CF" w:rsidRPr="000D15CF" w:rsidDel="007E4D8D">
                                  <w:rPr>
                                    <w:rFonts w:ascii="Times New Roman" w:eastAsia="ＭＳ ゴシック" w:hAnsi="Times New Roman" w:hint="eastAsia"/>
                                    <w:color w:val="000000" w:themeColor="text1"/>
                                    <w:sz w:val="22"/>
                                  </w:rPr>
                                  <w:delText>起源を統一的に説明できました</w:delText>
                                </w:r>
                              </w:del>
                            </w:ins>
                            <w:del w:id="296" w:author="作成者">
                              <w:r w:rsidRPr="00616A16" w:rsidDel="007E4D8D">
                                <w:rPr>
                                  <w:rFonts w:ascii="Times New Roman" w:eastAsia="ＭＳ ゴシック" w:hAnsi="Times New Roman" w:hint="eastAsia"/>
                                  <w:color w:val="000000" w:themeColor="text1"/>
                                  <w:sz w:val="22"/>
                                </w:rPr>
                                <w:delText>。その結果</w:delText>
                              </w:r>
                            </w:del>
                            <w:ins w:id="297" w:author="作成者">
                              <w:del w:id="298" w:author="作成者">
                                <w:r w:rsidR="000D15CF" w:rsidDel="007E4D8D">
                                  <w:rPr>
                                    <w:rFonts w:ascii="Times New Roman" w:eastAsia="ＭＳ ゴシック" w:hAnsi="Times New Roman" w:hint="eastAsia"/>
                                    <w:color w:val="000000" w:themeColor="text1"/>
                                    <w:sz w:val="22"/>
                                  </w:rPr>
                                  <w:delText>さらに</w:delText>
                                </w:r>
                              </w:del>
                            </w:ins>
                            <w:del w:id="299" w:author="作成者">
                              <w:r w:rsidRPr="00616A16" w:rsidDel="007E4D8D">
                                <w:rPr>
                                  <w:rFonts w:ascii="Times New Roman" w:eastAsia="ＭＳ ゴシック" w:hAnsi="Times New Roman" w:hint="eastAsia"/>
                                  <w:color w:val="000000" w:themeColor="text1"/>
                                  <w:sz w:val="22"/>
                                </w:rPr>
                                <w:delText>、可視光触媒では欠陥があっても性能が落ちにくい「欠陥耐性」が本質的に備わっていることが明らかになりました。</w:delText>
                              </w:r>
                            </w:del>
                          </w:p>
                          <w:p w14:paraId="64C28363" w14:textId="3DE6F72C" w:rsidR="007A2AD9" w:rsidRPr="00277981" w:rsidRDefault="00616A16" w:rsidP="00616A16">
                            <w:pPr>
                              <w:ind w:firstLineChars="50" w:firstLine="110"/>
                              <w:rPr>
                                <w:rFonts w:ascii="Times New Roman" w:eastAsia="ＭＳ ゴシック" w:hAnsi="Times New Roman"/>
                                <w:color w:val="000000" w:themeColor="text1"/>
                                <w:sz w:val="22"/>
                              </w:rPr>
                            </w:pPr>
                            <w:del w:id="300" w:author="作成者">
                              <w:r w:rsidRPr="00616A16" w:rsidDel="007E4D8D">
                                <w:rPr>
                                  <w:rFonts w:ascii="Times New Roman" w:eastAsia="ＭＳ ゴシック" w:hAnsi="Times New Roman" w:hint="eastAsia"/>
                                  <w:color w:val="000000" w:themeColor="text1"/>
                                  <w:sz w:val="22"/>
                                </w:rPr>
                                <w:delText>この発見は、光触媒材料の設計指針を大きく変える可能性があると考えています。</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0C94C0"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四角形吹き出し 24" o:spid="_x0000_s1031" type="#_x0000_t61" style="position:absolute;left:0;text-align:left;margin-left:19.7pt;margin-top:3pt;width:354pt;height:191.6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" adj="23291,8771" fillcolor="#fffbff" strokecolor="#c00000" strokeweight="1.5pt">
                <v:textbox>
                  <w:txbxContent>
                    <w:p w14:paraId="60A52015" w14:textId="77777777" w:rsidR="007E4D8D" w:rsidRPr="007E4D8D" w:rsidRDefault="007E4D8D" w:rsidP="007E4D8D">
                      <w:pPr>
                        <w:ind w:firstLineChars="50" w:firstLine="110"/>
                        <w:rPr>
                          <w:ins w:id="301" w:author="作成者"/>
                          <w:rFonts w:ascii="Times New Roman" w:eastAsia="ＭＳ ゴシック" w:hAnsi="Times New Roman"/>
                          <w:color w:val="000000" w:themeColor="text1"/>
                          <w:sz w:val="22"/>
                        </w:rPr>
                      </w:pPr>
                      <w:ins w:id="302" w:author="作成者">
                        <w:r w:rsidRPr="007E4D8D">
                          <w:rPr>
                            <w:rFonts w:ascii="Times New Roman" w:eastAsia="ＭＳ ゴシック" w:hAnsi="Times New Roman" w:hint="eastAsia"/>
                            <w:color w:val="000000" w:themeColor="text1"/>
                            <w:sz w:val="22"/>
                          </w:rPr>
                          <w:t>2012</w:t>
                        </w:r>
                        <w:r w:rsidRPr="007E4D8D">
                          <w:rPr>
                            <w:rFonts w:ascii="Times New Roman" w:eastAsia="ＭＳ ゴシック" w:hAnsi="Times New Roman" w:hint="eastAsia"/>
                            <w:color w:val="000000" w:themeColor="text1"/>
                            <w:sz w:val="22"/>
                          </w:rPr>
                          <w:t>年に可視光応答型光触媒のトラップ正孔がバンド端に吸収を与えることを発見して以来、その理由をずっと考えてきました。</w:t>
                        </w:r>
                      </w:ins>
                    </w:p>
                    <w:p w14:paraId="39CCC24F" w14:textId="77777777" w:rsidR="007E4D8D" w:rsidRPr="007E4D8D" w:rsidRDefault="007E4D8D" w:rsidP="007E4D8D">
                      <w:pPr>
                        <w:ind w:firstLineChars="50" w:firstLine="110"/>
                        <w:rPr>
                          <w:ins w:id="303" w:author="作成者"/>
                          <w:rFonts w:ascii="Times New Roman" w:eastAsia="ＭＳ ゴシック" w:hAnsi="Times New Roman"/>
                          <w:color w:val="000000" w:themeColor="text1"/>
                          <w:sz w:val="22"/>
                        </w:rPr>
                      </w:pPr>
                      <w:ins w:id="304" w:author="作成者">
                        <w:r w:rsidRPr="007E4D8D">
                          <w:rPr>
                            <w:rFonts w:ascii="Times New Roman" w:eastAsia="ＭＳ ゴシック" w:hAnsi="Times New Roman" w:hint="eastAsia"/>
                            <w:color w:val="000000" w:themeColor="text1"/>
                            <w:sz w:val="22"/>
                          </w:rPr>
                          <w:t>今回、これまでに測定してきた数多くの材料のデータを比較する中で、トラップ正孔の吸収が</w:t>
                        </w:r>
                        <w:r w:rsidRPr="007E4D8D">
                          <w:rPr>
                            <w:rFonts w:ascii="Times New Roman" w:eastAsia="ＭＳ ゴシック" w:hAnsi="Times New Roman" w:hint="eastAsia"/>
                            <w:color w:val="000000" w:themeColor="text1"/>
                            <w:sz w:val="22"/>
                          </w:rPr>
                          <w:t>3</w:t>
                        </w:r>
                        <w:r w:rsidRPr="007E4D8D">
                          <w:rPr>
                            <w:rFonts w:ascii="Times New Roman" w:eastAsia="ＭＳ ゴシック" w:hAnsi="Times New Roman" w:hint="eastAsia"/>
                            <w:color w:val="000000" w:themeColor="text1"/>
                            <w:sz w:val="22"/>
                          </w:rPr>
                          <w:t>つのパターンに分類できることを見いだし、その起源を統一的に説明できました。さらに、この知見から、可視光応答型光触媒には、欠陥があっても性能が落ちにくい「欠陥耐性」が本質的に備わっていることも分かりました。</w:t>
                        </w:r>
                      </w:ins>
                    </w:p>
                    <w:p w14:paraId="160D3432" w14:textId="797516B0" w:rsidR="00616A16" w:rsidRPr="00616A16" w:rsidDel="007E4D8D" w:rsidRDefault="007E4D8D" w:rsidP="007E4D8D">
                      <w:pPr>
                        <w:ind w:firstLineChars="50" w:firstLine="110"/>
                        <w:rPr>
                          <w:del w:id="305" w:author="作成者"/>
                          <w:rFonts w:ascii="Times New Roman" w:eastAsia="ＭＳ ゴシック" w:hAnsi="Times New Roman"/>
                          <w:color w:val="000000" w:themeColor="text1"/>
                          <w:sz w:val="22"/>
                        </w:rPr>
                      </w:pPr>
                      <w:ins w:id="306" w:author="作成者">
                        <w:r w:rsidRPr="007E4D8D">
                          <w:rPr>
                            <w:rFonts w:ascii="Times New Roman" w:eastAsia="ＭＳ ゴシック" w:hAnsi="Times New Roman" w:hint="eastAsia"/>
                            <w:color w:val="000000" w:themeColor="text1"/>
                            <w:sz w:val="22"/>
                          </w:rPr>
                          <w:t>この発見は、光触媒材料の設計指針を大きく</w:t>
                        </w:r>
                        <w:r w:rsidR="002C425C" w:rsidRPr="002C425C">
                          <w:rPr>
                            <w:rFonts w:ascii="Times New Roman" w:eastAsia="ＭＳ ゴシック" w:hAnsi="Times New Roman" w:hint="eastAsia"/>
                            <w:color w:val="000000" w:themeColor="text1"/>
                            <w:sz w:val="22"/>
                          </w:rPr>
                          <w:t>前進させる</w:t>
                        </w:r>
                        <w:del w:id="307" w:author="作成者">
                          <w:r w:rsidRPr="007E4D8D" w:rsidDel="002C425C">
                            <w:rPr>
                              <w:rFonts w:ascii="Times New Roman" w:eastAsia="ＭＳ ゴシック" w:hAnsi="Times New Roman" w:hint="eastAsia"/>
                              <w:color w:val="000000" w:themeColor="text1"/>
                              <w:sz w:val="22"/>
                            </w:rPr>
                            <w:delText>変える</w:delText>
                          </w:r>
                        </w:del>
                        <w:r w:rsidRPr="007E4D8D">
                          <w:rPr>
                            <w:rFonts w:ascii="Times New Roman" w:eastAsia="ＭＳ ゴシック" w:hAnsi="Times New Roman" w:hint="eastAsia"/>
                            <w:color w:val="000000" w:themeColor="text1"/>
                            <w:sz w:val="22"/>
                          </w:rPr>
                          <w:t>可能性があ</w:t>
                        </w:r>
                        <w:r>
                          <w:rPr>
                            <w:rFonts w:ascii="Times New Roman" w:eastAsia="ＭＳ ゴシック" w:hAnsi="Times New Roman" w:hint="eastAsia"/>
                            <w:color w:val="000000" w:themeColor="text1"/>
                            <w:sz w:val="22"/>
                          </w:rPr>
                          <w:t>り</w:t>
                        </w:r>
                        <w:r w:rsidRPr="007E4D8D">
                          <w:rPr>
                            <w:rFonts w:ascii="Times New Roman" w:eastAsia="ＭＳ ゴシック" w:hAnsi="Times New Roman" w:hint="eastAsia"/>
                            <w:color w:val="000000" w:themeColor="text1"/>
                            <w:sz w:val="22"/>
                          </w:rPr>
                          <w:t>ます。</w:t>
                        </w:r>
                        <w:r w:rsidRPr="007E4D8D">
                          <w:rPr>
                            <w:rFonts w:ascii="Times New Roman" w:eastAsia="ＭＳ ゴシック" w:hAnsi="Times New Roman" w:hint="eastAsia"/>
                            <w:color w:val="000000" w:themeColor="text1"/>
                            <w:sz w:val="22"/>
                          </w:rPr>
                          <w:t>1</w:t>
                        </w:r>
                        <w:r w:rsidRPr="007E4D8D">
                          <w:rPr>
                            <w:rFonts w:ascii="Times New Roman" w:eastAsia="ＭＳ ゴシック" w:hAnsi="Times New Roman" w:hint="eastAsia"/>
                            <w:color w:val="000000" w:themeColor="text1"/>
                            <w:sz w:val="22"/>
                          </w:rPr>
                          <w:t>日も早い光触媒による水素製造の実用化を期待しています。</w:t>
                        </w:r>
                      </w:ins>
                      <w:del w:id="308" w:author="作成者">
                        <w:r w:rsidR="00616A16" w:rsidRPr="00616A16" w:rsidDel="007E4D8D">
                          <w:rPr>
                            <w:rFonts w:ascii="Times New Roman" w:eastAsia="ＭＳ ゴシック" w:hAnsi="Times New Roman" w:hint="eastAsia"/>
                            <w:color w:val="000000" w:themeColor="text1"/>
                            <w:sz w:val="22"/>
                          </w:rPr>
                          <w:delText>光触媒の世界では「結晶の欠陥は性能を下げる」というのが長年の常識でした。しかし、</w:delText>
                        </w:r>
                        <w:r w:rsidR="00616A16" w:rsidRPr="00616A16" w:rsidDel="007E4D8D">
                          <w:rPr>
                            <w:rFonts w:ascii="Times New Roman" w:eastAsia="ＭＳ ゴシック" w:hAnsi="Times New Roman" w:hint="eastAsia"/>
                            <w:color w:val="000000" w:themeColor="text1"/>
                            <w:sz w:val="22"/>
                          </w:rPr>
                          <w:delText>2012</w:delText>
                        </w:r>
                        <w:r w:rsidR="00616A16" w:rsidRPr="00616A16" w:rsidDel="007E4D8D">
                          <w:rPr>
                            <w:rFonts w:ascii="Times New Roman" w:eastAsia="ＭＳ ゴシック" w:hAnsi="Times New Roman" w:hint="eastAsia"/>
                            <w:color w:val="000000" w:themeColor="text1"/>
                            <w:sz w:val="22"/>
                          </w:rPr>
                          <w:delText>年に可視光応答型光触媒</w:delText>
                        </w:r>
                      </w:del>
                      <w:ins w:id="309" w:author="作成者">
                        <w:del w:id="310" w:author="作成者">
                          <w:r w:rsidR="00937ECA" w:rsidDel="007E4D8D">
                            <w:rPr>
                              <w:rFonts w:ascii="Times New Roman" w:eastAsia="ＭＳ ゴシック" w:hAnsi="Times New Roman" w:hint="eastAsia"/>
                              <w:color w:val="000000" w:themeColor="text1"/>
                              <w:sz w:val="22"/>
                            </w:rPr>
                            <w:delText>のトラップ正孔はいつもバンド端に吸収を与えることを発見</w:delText>
                          </w:r>
                        </w:del>
                      </w:ins>
                      <w:del w:id="311" w:author="作成者">
                        <w:r w:rsidR="00616A16" w:rsidRPr="00616A16" w:rsidDel="007E4D8D">
                          <w:rPr>
                            <w:rFonts w:ascii="Times New Roman" w:eastAsia="ＭＳ ゴシック" w:hAnsi="Times New Roman" w:hint="eastAsia"/>
                            <w:color w:val="000000" w:themeColor="text1"/>
                            <w:sz w:val="22"/>
                          </w:rPr>
                          <w:delText>で特異な正孔の挙動を観測して以来、その理由を説明できない状態が続いていました</w:delText>
                        </w:r>
                      </w:del>
                      <w:ins w:id="312" w:author="作成者">
                        <w:del w:id="313" w:author="作成者">
                          <w:r w:rsidR="00937ECA" w:rsidDel="007E4D8D">
                            <w:rPr>
                              <w:rFonts w:ascii="Times New Roman" w:eastAsia="ＭＳ ゴシック" w:hAnsi="Times New Roman" w:hint="eastAsia"/>
                              <w:color w:val="000000" w:themeColor="text1"/>
                              <w:sz w:val="22"/>
                            </w:rPr>
                            <w:delText>その理由を</w:delText>
                          </w:r>
                          <w:r w:rsidR="000D15CF" w:rsidDel="007E4D8D">
                            <w:rPr>
                              <w:rFonts w:ascii="Times New Roman" w:eastAsia="ＭＳ ゴシック" w:hAnsi="Times New Roman" w:hint="eastAsia"/>
                              <w:color w:val="000000" w:themeColor="text1"/>
                              <w:sz w:val="22"/>
                            </w:rPr>
                            <w:delText>ずっと考えていました</w:delText>
                          </w:r>
                        </w:del>
                      </w:ins>
                      <w:del w:id="314" w:author="作成者">
                        <w:r w:rsidR="00616A16" w:rsidRPr="00616A16" w:rsidDel="007E4D8D">
                          <w:rPr>
                            <w:rFonts w:ascii="Times New Roman" w:eastAsia="ＭＳ ゴシック" w:hAnsi="Times New Roman" w:hint="eastAsia"/>
                            <w:color w:val="000000" w:themeColor="text1"/>
                            <w:sz w:val="22"/>
                          </w:rPr>
                          <w:delText>。</w:delText>
                        </w:r>
                      </w:del>
                    </w:p>
                    <w:p w14:paraId="4B4114BC" w14:textId="789D1978" w:rsidR="00616A16" w:rsidRPr="00616A16" w:rsidDel="007E4D8D" w:rsidRDefault="00616A16" w:rsidP="00616A16">
                      <w:pPr>
                        <w:ind w:firstLineChars="50" w:firstLine="110"/>
                        <w:rPr>
                          <w:del w:id="315" w:author="作成者"/>
                          <w:rFonts w:ascii="Times New Roman" w:eastAsia="ＭＳ ゴシック" w:hAnsi="Times New Roman"/>
                          <w:color w:val="000000" w:themeColor="text1"/>
                          <w:sz w:val="22"/>
                        </w:rPr>
                      </w:pPr>
                      <w:del w:id="316" w:author="作成者">
                        <w:r w:rsidRPr="00616A16" w:rsidDel="007E4D8D">
                          <w:rPr>
                            <w:rFonts w:ascii="Times New Roman" w:eastAsia="ＭＳ ゴシック" w:hAnsi="Times New Roman" w:hint="eastAsia"/>
                            <w:color w:val="000000" w:themeColor="text1"/>
                            <w:sz w:val="22"/>
                          </w:rPr>
                          <w:delText>今回、さまざまな材料のデータを比較する中で、その本質に気付くことができました</w:delText>
                        </w:r>
                      </w:del>
                      <w:ins w:id="317" w:author="作成者">
                        <w:del w:id="318" w:author="作成者">
                          <w:r w:rsidR="000D15CF" w:rsidDel="007E4D8D">
                            <w:rPr>
                              <w:rFonts w:ascii="Times New Roman" w:eastAsia="ＭＳ ゴシック" w:hAnsi="Times New Roman" w:hint="eastAsia"/>
                              <w:color w:val="000000" w:themeColor="text1"/>
                              <w:sz w:val="22"/>
                            </w:rPr>
                            <w:delText>トラップ正孔は</w:delText>
                          </w:r>
                          <w:r w:rsidR="000D15CF" w:rsidDel="007E4D8D">
                            <w:rPr>
                              <w:rFonts w:ascii="Times New Roman" w:eastAsia="ＭＳ ゴシック" w:hAnsi="Times New Roman" w:hint="eastAsia"/>
                              <w:color w:val="000000" w:themeColor="text1"/>
                              <w:sz w:val="22"/>
                            </w:rPr>
                            <w:delText>3</w:delText>
                          </w:r>
                          <w:r w:rsidR="000D15CF" w:rsidDel="007E4D8D">
                            <w:rPr>
                              <w:rFonts w:ascii="Times New Roman" w:eastAsia="ＭＳ ゴシック" w:hAnsi="Times New Roman" w:hint="eastAsia"/>
                              <w:color w:val="000000" w:themeColor="text1"/>
                              <w:sz w:val="22"/>
                            </w:rPr>
                            <w:delText>つのパターンに分類でき、その</w:delText>
                          </w:r>
                          <w:r w:rsidR="000D15CF" w:rsidRPr="000D15CF" w:rsidDel="007E4D8D">
                            <w:rPr>
                              <w:rFonts w:ascii="Times New Roman" w:eastAsia="ＭＳ ゴシック" w:hAnsi="Times New Roman" w:hint="eastAsia"/>
                              <w:color w:val="000000" w:themeColor="text1"/>
                              <w:sz w:val="22"/>
                            </w:rPr>
                            <w:delText>起源を統一的に説明できました</w:delText>
                          </w:r>
                        </w:del>
                      </w:ins>
                      <w:del w:id="319" w:author="作成者">
                        <w:r w:rsidRPr="00616A16" w:rsidDel="007E4D8D">
                          <w:rPr>
                            <w:rFonts w:ascii="Times New Roman" w:eastAsia="ＭＳ ゴシック" w:hAnsi="Times New Roman" w:hint="eastAsia"/>
                            <w:color w:val="000000" w:themeColor="text1"/>
                            <w:sz w:val="22"/>
                          </w:rPr>
                          <w:delText>。その結果</w:delText>
                        </w:r>
                      </w:del>
                      <w:ins w:id="320" w:author="作成者">
                        <w:del w:id="321" w:author="作成者">
                          <w:r w:rsidR="000D15CF" w:rsidDel="007E4D8D">
                            <w:rPr>
                              <w:rFonts w:ascii="Times New Roman" w:eastAsia="ＭＳ ゴシック" w:hAnsi="Times New Roman" w:hint="eastAsia"/>
                              <w:color w:val="000000" w:themeColor="text1"/>
                              <w:sz w:val="22"/>
                            </w:rPr>
                            <w:delText>さらに</w:delText>
                          </w:r>
                        </w:del>
                      </w:ins>
                      <w:del w:id="322" w:author="作成者">
                        <w:r w:rsidRPr="00616A16" w:rsidDel="007E4D8D">
                          <w:rPr>
                            <w:rFonts w:ascii="Times New Roman" w:eastAsia="ＭＳ ゴシック" w:hAnsi="Times New Roman" w:hint="eastAsia"/>
                            <w:color w:val="000000" w:themeColor="text1"/>
                            <w:sz w:val="22"/>
                          </w:rPr>
                          <w:delText>、可視光触媒では欠陥があっても性能が落ちにくい「欠陥耐性」が本質的に備わっていることが明らかになりました。</w:delText>
                        </w:r>
                      </w:del>
                    </w:p>
                    <w:p w14:paraId="64C28363" w14:textId="3DE6F72C" w:rsidR="007A2AD9" w:rsidRPr="00277981" w:rsidRDefault="00616A16" w:rsidP="00616A16">
                      <w:pPr>
                        <w:ind w:firstLineChars="50" w:firstLine="110"/>
                        <w:rPr>
                          <w:rFonts w:ascii="Times New Roman" w:eastAsia="ＭＳ ゴシック" w:hAnsi="Times New Roman"/>
                          <w:color w:val="000000" w:themeColor="text1"/>
                          <w:sz w:val="22"/>
                        </w:rPr>
                      </w:pPr>
                      <w:del w:id="323" w:author="作成者">
                        <w:r w:rsidRPr="00616A16" w:rsidDel="007E4D8D">
                          <w:rPr>
                            <w:rFonts w:ascii="Times New Roman" w:eastAsia="ＭＳ ゴシック" w:hAnsi="Times New Roman" w:hint="eastAsia"/>
                            <w:color w:val="000000" w:themeColor="text1"/>
                            <w:sz w:val="22"/>
                          </w:rPr>
                          <w:delText>この発見は、光触媒材料の設計指針を大きく変える可能性があると考えています。</w:delText>
                        </w:r>
                      </w:del>
                    </w:p>
                  </w:txbxContent>
                </v:textbox>
                <w10:wrap anchorx="margin"/>
              </v:shape>
            </w:pict>
          </mc:Fallback>
        </mc:AlternateContent>
      </w:r>
    </w:p>
    <w:p w14:paraId="26EE7CA9" w14:textId="25FCF4E0" w:rsidR="007A2AD9" w:rsidRDefault="00675748" w:rsidP="007A2AD9">
      <w:pPr>
        <w:rPr>
          <w:rFonts w:ascii="Times New Roman" w:eastAsiaTheme="majorEastAsia" w:hAnsi="Times New Roman" w:cs="Times New Roman"/>
          <w:sz w:val="24"/>
          <w:szCs w:val="36"/>
        </w:rPr>
      </w:pPr>
      <w:r>
        <w:rPr>
          <w:rFonts w:ascii="Times New Roman" w:eastAsiaTheme="majorEastAsia" w:hAnsi="Times New Roman" w:cs="Times New Roman"/>
          <w:noProof/>
          <w:sz w:val="24"/>
          <w:szCs w:val="36"/>
        </w:rPr>
        <mc:AlternateContent>
          <mc:Choice Requires="wps">
            <w:drawing>
              <wp:anchor distT="0" distB="0" distL="114300" distR="114300" simplePos="0" relativeHeight="251644927" behindDoc="0" locked="0" layoutInCell="1" allowOverlap="1" wp14:anchorId="798B84BB" wp14:editId="37D58306">
                <wp:simplePos x="0" y="0"/>
                <wp:positionH relativeFrom="margin">
                  <wp:posOffset>4739005</wp:posOffset>
                </wp:positionH>
                <wp:positionV relativeFrom="paragraph">
                  <wp:posOffset>27728</wp:posOffset>
                </wp:positionV>
                <wp:extent cx="1885950" cy="2087880"/>
                <wp:effectExtent l="0" t="0" r="0" b="7620"/>
                <wp:wrapNone/>
                <wp:docPr id="21" name="テキスト ボックス 21"/>
                <wp:cNvGraphicFramePr/>
                <a:graphic xmlns:a="http://schemas.openxmlformats.org/drawingml/2006/main">
                  <a:graphicData uri="http://schemas.microsoft.com/office/word/2010/wordprocessingShape">
                    <wps:wsp>
                      <wps:cNvSpPr txBox="1"/>
                      <wps:spPr>
                        <a:xfrm>
                          <a:off x="0" y="0"/>
                          <a:ext cx="1885950" cy="2087880"/>
                        </a:xfrm>
                        <a:prstGeom prst="rect">
                          <a:avLst/>
                        </a:prstGeom>
                        <a:solidFill>
                          <a:sysClr val="window" lastClr="FFFFFF"/>
                        </a:solidFill>
                        <a:ln w="6350">
                          <a:noFill/>
                        </a:ln>
                        <a:effectLst/>
                      </wps:spPr>
                      <wps:txbx>
                        <w:txbxContent>
                          <w:p w14:paraId="040FAD06" w14:textId="4D724A9A" w:rsidR="00655228" w:rsidRDefault="009A665E" w:rsidP="00655228">
                            <w:pPr>
                              <w:jc w:val="center"/>
                            </w:pPr>
                            <w:r>
                              <w:rPr>
                                <w:noProof/>
                              </w:rPr>
                              <w:drawing>
                                <wp:inline distT="0" distB="0" distL="0" distR="0" wp14:anchorId="34A4CF7C" wp14:editId="78F3D34D">
                                  <wp:extent cx="1118870" cy="1364615"/>
                                  <wp:effectExtent l="0" t="0" r="5080" b="6985"/>
                                  <wp:docPr id="26" name="図 26" descr="アバター"/>
                                  <wp:cNvGraphicFramePr/>
                                  <a:graphic xmlns:a="http://schemas.openxmlformats.org/drawingml/2006/main">
                                    <a:graphicData uri="http://schemas.openxmlformats.org/drawingml/2006/picture">
                                      <pic:pic xmlns:pic="http://schemas.openxmlformats.org/drawingml/2006/picture">
                                        <pic:nvPicPr>
                                          <pic:cNvPr id="23" name="図 23" descr="アバター"/>
                                          <pic:cNvPicPr/>
                                        </pic:nvPicPr>
                                        <pic:blipFill>
                                          <a:blip r:embed="rId9">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18870" cy="1364615"/>
                                          </a:xfrm>
                                          <a:prstGeom prst="rect">
                                            <a:avLst/>
                                          </a:prstGeom>
                                          <a:noFill/>
                                          <a:ln>
                                            <a:noFill/>
                                          </a:ln>
                                        </pic:spPr>
                                      </pic:pic>
                                    </a:graphicData>
                                  </a:graphic>
                                </wp:inline>
                              </w:drawing>
                            </w:r>
                          </w:p>
                          <w:p w14:paraId="686D6AB6" w14:textId="25D8B561" w:rsidR="00655228" w:rsidRPr="006658EE" w:rsidRDefault="00F42A68" w:rsidP="00655228">
                            <w:pPr>
                              <w:jc w:val="center"/>
                              <w:rPr>
                                <w:rFonts w:asciiTheme="majorEastAsia" w:eastAsiaTheme="majorEastAsia" w:hAnsiTheme="majorEastAsia"/>
                              </w:rPr>
                            </w:pPr>
                            <w:r>
                              <w:rPr>
                                <w:rFonts w:asciiTheme="majorEastAsia" w:eastAsiaTheme="majorEastAsia" w:hAnsiTheme="majorEastAsia" w:hint="eastAsia"/>
                                <w:sz w:val="22"/>
                              </w:rPr>
                              <w:t>山方</w:t>
                            </w:r>
                            <w:r w:rsidR="00655228" w:rsidRPr="006658EE">
                              <w:rPr>
                                <w:rFonts w:asciiTheme="majorEastAsia" w:eastAsiaTheme="majorEastAsia" w:hAnsiTheme="majorEastAsia"/>
                                <w:sz w:val="22"/>
                              </w:rPr>
                              <w:t>教授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B84BB" id="テキスト ボックス 21" o:spid="_x0000_s1032" type="#_x0000_t202" style="position:absolute;left:0;text-align:left;margin-left:373.15pt;margin-top:2.2pt;width:148.5pt;height:164.4pt;z-index:25164492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" fillcolor="window" stroked="f" strokeweight=".5pt">
                <v:textbox>
                  <w:txbxContent>
                    <w:p w14:paraId="040FAD06" w14:textId="4D724A9A" w:rsidR="00655228" w:rsidRDefault="009A665E" w:rsidP="00655228">
                      <w:pPr>
                        <w:jc w:val="center"/>
                      </w:pPr>
                      <w:r>
                        <w:rPr>
                          <w:noProof/>
                        </w:rPr>
                        <w:drawing>
                          <wp:inline distT="0" distB="0" distL="0" distR="0" wp14:anchorId="34A4CF7C" wp14:editId="78F3D34D">
                            <wp:extent cx="1118870" cy="1364615"/>
                            <wp:effectExtent l="0" t="0" r="5080" b="6985"/>
                            <wp:docPr id="26" name="図 26" descr="アバター"/>
                            <wp:cNvGraphicFramePr/>
                            <a:graphic xmlns:a="http://schemas.openxmlformats.org/drawingml/2006/main">
                              <a:graphicData uri="http://schemas.openxmlformats.org/drawingml/2006/picture">
                                <pic:pic xmlns:pic="http://schemas.openxmlformats.org/drawingml/2006/picture">
                                  <pic:nvPicPr>
                                    <pic:cNvPr id="23" name="図 23" descr="アバター"/>
                                    <pic:cNvPicPr/>
                                  </pic:nvPicPr>
                                  <pic:blipFill>
                                    <a:blip r:embed="rId9">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18870" cy="1364615"/>
                                    </a:xfrm>
                                    <a:prstGeom prst="rect">
                                      <a:avLst/>
                                    </a:prstGeom>
                                    <a:noFill/>
                                    <a:ln>
                                      <a:noFill/>
                                    </a:ln>
                                  </pic:spPr>
                                </pic:pic>
                              </a:graphicData>
                            </a:graphic>
                          </wp:inline>
                        </w:drawing>
                      </w:r>
                    </w:p>
                    <w:p w14:paraId="686D6AB6" w14:textId="25D8B561" w:rsidR="00655228" w:rsidRPr="006658EE" w:rsidRDefault="00F42A68" w:rsidP="00655228">
                      <w:pPr>
                        <w:jc w:val="center"/>
                        <w:rPr>
                          <w:rFonts w:asciiTheme="majorEastAsia" w:eastAsiaTheme="majorEastAsia" w:hAnsiTheme="majorEastAsia"/>
                        </w:rPr>
                      </w:pPr>
                      <w:r>
                        <w:rPr>
                          <w:rFonts w:asciiTheme="majorEastAsia" w:eastAsiaTheme="majorEastAsia" w:hAnsiTheme="majorEastAsia" w:hint="eastAsia"/>
                          <w:sz w:val="22"/>
                        </w:rPr>
                        <w:t>山方</w:t>
                      </w:r>
                      <w:r w:rsidR="00655228" w:rsidRPr="006658EE">
                        <w:rPr>
                          <w:rFonts w:asciiTheme="majorEastAsia" w:eastAsiaTheme="majorEastAsia" w:hAnsiTheme="majorEastAsia"/>
                          <w:sz w:val="22"/>
                        </w:rPr>
                        <w:t>教授</w:t>
                      </w:r>
                    </w:p>
                  </w:txbxContent>
                </v:textbox>
                <w10:wrap anchorx="margin"/>
              </v:shape>
            </w:pict>
          </mc:Fallback>
        </mc:AlternateContent>
      </w:r>
    </w:p>
    <w:p w14:paraId="2631321E" w14:textId="417CC663" w:rsidR="007A2AD9" w:rsidRDefault="007A2AD9" w:rsidP="007A2AD9">
      <w:pPr>
        <w:rPr>
          <w:rFonts w:ascii="Times New Roman" w:eastAsiaTheme="majorEastAsia" w:hAnsi="Times New Roman" w:cs="Times New Roman"/>
          <w:sz w:val="24"/>
          <w:szCs w:val="36"/>
        </w:rPr>
      </w:pPr>
    </w:p>
    <w:p w14:paraId="485C70C1" w14:textId="6EA18AC7" w:rsidR="007A2AD9" w:rsidRDefault="007A2AD9" w:rsidP="007A2AD9">
      <w:pPr>
        <w:rPr>
          <w:rFonts w:ascii="Times New Roman" w:eastAsiaTheme="majorEastAsia" w:hAnsi="Times New Roman" w:cs="Times New Roman"/>
          <w:sz w:val="24"/>
          <w:szCs w:val="36"/>
        </w:rPr>
      </w:pPr>
    </w:p>
    <w:p w14:paraId="1D5E7D5F" w14:textId="5C81A800" w:rsidR="007A2AD9" w:rsidRDefault="007A2AD9" w:rsidP="007A2AD9">
      <w:pPr>
        <w:rPr>
          <w:rFonts w:ascii="Times New Roman" w:eastAsiaTheme="majorEastAsia" w:hAnsi="Times New Roman" w:cs="Times New Roman"/>
          <w:sz w:val="24"/>
          <w:szCs w:val="36"/>
        </w:rPr>
      </w:pPr>
    </w:p>
    <w:p w14:paraId="3DF4C64B" w14:textId="3FDCD8F1" w:rsidR="004C2A55" w:rsidRDefault="004C2A55" w:rsidP="007A2AD9">
      <w:pPr>
        <w:rPr>
          <w:rFonts w:ascii="Times New Roman" w:eastAsiaTheme="majorEastAsia" w:hAnsi="Times New Roman" w:cs="Times New Roman"/>
          <w:sz w:val="24"/>
          <w:szCs w:val="36"/>
        </w:rPr>
      </w:pPr>
    </w:p>
    <w:p w14:paraId="1CE27FCB" w14:textId="678B70B7" w:rsidR="004C2A55" w:rsidRDefault="004C2A55" w:rsidP="007A2AD9">
      <w:pPr>
        <w:rPr>
          <w:rFonts w:ascii="Times New Roman" w:eastAsiaTheme="majorEastAsia" w:hAnsi="Times New Roman" w:cs="Times New Roman"/>
          <w:sz w:val="24"/>
          <w:szCs w:val="36"/>
        </w:rPr>
      </w:pPr>
    </w:p>
    <w:p w14:paraId="0A9B6C39" w14:textId="143F64C0" w:rsidR="004C2A55" w:rsidRDefault="004C2A55" w:rsidP="007A2AD9">
      <w:pPr>
        <w:rPr>
          <w:rFonts w:ascii="Times New Roman" w:eastAsiaTheme="majorEastAsia" w:hAnsi="Times New Roman" w:cs="Times New Roman"/>
          <w:sz w:val="24"/>
          <w:szCs w:val="36"/>
        </w:rPr>
      </w:pPr>
    </w:p>
    <w:p w14:paraId="3F9530D1" w14:textId="4C7E6B1F" w:rsidR="004C2A55" w:rsidRDefault="004C2A55" w:rsidP="007A2AD9">
      <w:pPr>
        <w:rPr>
          <w:rFonts w:ascii="Times New Roman" w:eastAsiaTheme="majorEastAsia" w:hAnsi="Times New Roman" w:cs="Times New Roman"/>
          <w:sz w:val="24"/>
          <w:szCs w:val="36"/>
        </w:rPr>
      </w:pPr>
    </w:p>
    <w:p w14:paraId="677B5346" w14:textId="4040953A" w:rsidR="004C2A55" w:rsidRDefault="004C2A55" w:rsidP="007A2AD9">
      <w:pPr>
        <w:rPr>
          <w:rFonts w:ascii="Times New Roman" w:eastAsiaTheme="majorEastAsia" w:hAnsi="Times New Roman" w:cs="Times New Roman"/>
          <w:sz w:val="24"/>
          <w:szCs w:val="36"/>
        </w:rPr>
      </w:pPr>
    </w:p>
    <w:p w14:paraId="4CFC7682" w14:textId="1DC1E159" w:rsidR="007A2AD9" w:rsidRDefault="007A2AD9" w:rsidP="007A2AD9">
      <w:pPr>
        <w:rPr>
          <w:rFonts w:ascii="Times New Roman" w:eastAsiaTheme="majorEastAsia" w:hAnsi="Times New Roman" w:cs="Times New Roman"/>
          <w:sz w:val="24"/>
          <w:szCs w:val="36"/>
        </w:rPr>
      </w:pPr>
    </w:p>
    <w:p w14:paraId="0C5B40A2" w14:textId="2D9A2EA8" w:rsidR="00655228" w:rsidRDefault="00655228">
      <w:pPr>
        <w:widowControl/>
        <w:jc w:val="left"/>
        <w:rPr>
          <w:rFonts w:ascii="Times New Roman" w:eastAsiaTheme="majorEastAsia" w:hAnsi="Times New Roman" w:cs="Times New Roman"/>
          <w:sz w:val="24"/>
          <w:szCs w:val="36"/>
        </w:rPr>
      </w:pPr>
    </w:p>
    <w:p w14:paraId="23CB2D71" w14:textId="6CE4F878" w:rsidR="00655228" w:rsidRDefault="00655228">
      <w:pPr>
        <w:widowControl/>
        <w:jc w:val="left"/>
        <w:rPr>
          <w:rFonts w:ascii="Times New Roman" w:eastAsiaTheme="majorEastAsia" w:hAnsi="Times New Roman" w:cs="Times New Roman"/>
          <w:sz w:val="24"/>
          <w:szCs w:val="36"/>
        </w:rPr>
      </w:pPr>
    </w:p>
    <w:p w14:paraId="449B106E" w14:textId="1F1C90E9" w:rsidR="00655228" w:rsidDel="00826139" w:rsidRDefault="00655228" w:rsidP="00826139">
      <w:pPr>
        <w:widowControl/>
        <w:jc w:val="left"/>
        <w:rPr>
          <w:del w:id="324" w:author="作成者"/>
          <w:rFonts w:ascii="Times New Roman" w:eastAsiaTheme="majorEastAsia" w:hAnsi="Times New Roman" w:cs="Times New Roman" w:hint="eastAsia"/>
          <w:sz w:val="24"/>
          <w:szCs w:val="36"/>
        </w:rPr>
      </w:pPr>
      <w:del w:id="325" w:author="作成者">
        <w:r w:rsidDel="00826139">
          <w:rPr>
            <w:rFonts w:ascii="Times New Roman" w:eastAsiaTheme="majorEastAsia" w:hAnsi="Times New Roman" w:cs="Times New Roman"/>
            <w:sz w:val="24"/>
            <w:szCs w:val="36"/>
          </w:rPr>
          <w:br w:type="page"/>
        </w:r>
      </w:del>
    </w:p>
    <w:p w14:paraId="0BD237A3" w14:textId="77777777" w:rsidR="00655228" w:rsidRPr="00277981" w:rsidRDefault="00655228" w:rsidP="00826139">
      <w:pPr>
        <w:widowControl/>
        <w:jc w:val="left"/>
        <w:rPr>
          <w:rFonts w:ascii="Times New Roman" w:eastAsiaTheme="majorEastAsia" w:hAnsi="Times New Roman" w:cs="Times New Roman"/>
          <w:b/>
          <w:sz w:val="22"/>
        </w:rPr>
        <w:pPrChange w:id="326" w:author="作成者">
          <w:pPr/>
        </w:pPrChange>
      </w:pPr>
      <w:r w:rsidRPr="00277981">
        <w:rPr>
          <w:rFonts w:ascii="Times New Roman" w:eastAsiaTheme="majorEastAsia" w:hAnsi="Times New Roman" w:cs="Times New Roman" w:hint="eastAsia"/>
          <w:b/>
          <w:sz w:val="22"/>
        </w:rPr>
        <w:t>■発表</w:t>
      </w:r>
      <w:r w:rsidRPr="00277981">
        <w:rPr>
          <w:rFonts w:ascii="Times New Roman" w:eastAsiaTheme="majorEastAsia" w:hAnsi="Times New Roman" w:cs="Times New Roman"/>
          <w:b/>
          <w:sz w:val="22"/>
        </w:rPr>
        <w:t>内容</w:t>
      </w:r>
    </w:p>
    <w:p w14:paraId="1AAD1C5E" w14:textId="62F33230" w:rsidR="00655228" w:rsidRDefault="00655228" w:rsidP="00655228">
      <w:pPr>
        <w:rPr>
          <w:rFonts w:ascii="Times New Roman" w:eastAsiaTheme="majorEastAsia" w:hAnsi="Times New Roman" w:cs="Times New Roman"/>
          <w:b/>
          <w:sz w:val="22"/>
        </w:rPr>
      </w:pPr>
      <w:r w:rsidRPr="00277981">
        <w:rPr>
          <w:rFonts w:ascii="Times New Roman" w:eastAsiaTheme="majorEastAsia" w:hAnsi="Times New Roman" w:cs="Times New Roman"/>
          <w:b/>
          <w:sz w:val="22"/>
        </w:rPr>
        <w:t>＜</w:t>
      </w:r>
      <w:r w:rsidRPr="00443783">
        <w:rPr>
          <w:rFonts w:ascii="Times New Roman" w:eastAsiaTheme="majorEastAsia" w:hAnsi="Times New Roman" w:cs="Times New Roman" w:hint="eastAsia"/>
          <w:b/>
          <w:sz w:val="22"/>
        </w:rPr>
        <w:t>現状</w:t>
      </w:r>
      <w:r w:rsidRPr="00277981">
        <w:rPr>
          <w:rFonts w:ascii="Times New Roman" w:eastAsiaTheme="majorEastAsia" w:hAnsi="Times New Roman" w:cs="Times New Roman" w:hint="eastAsia"/>
          <w:b/>
          <w:sz w:val="22"/>
        </w:rPr>
        <w:t>＞</w:t>
      </w:r>
    </w:p>
    <w:p w14:paraId="27FD02D8" w14:textId="7CF7716B" w:rsidR="00157924" w:rsidRDefault="00157924" w:rsidP="00157924">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光触媒は、光のエネルギーを利用して水を水素と酸素に分解できる材料であり、太陽光から直接クリーンな水素を製造する技術として世界的に注目されています。光触媒に光が当たると、マイナスの電荷（電子）とプラスの電荷（正孔）のペアが生まれ、これらが水分子と反応して水素と酸素が発生します。</w:t>
      </w:r>
    </w:p>
    <w:p w14:paraId="3D7BAFDE" w14:textId="4A5F48DA" w:rsidR="00157924" w:rsidRPr="00157924" w:rsidRDefault="00157924" w:rsidP="00157924">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しかし、実際の材料には結晶</w:t>
      </w:r>
      <w:del w:id="327" w:author="作成者">
        <w:r w:rsidRPr="00157924" w:rsidDel="009E4438">
          <w:rPr>
            <w:rFonts w:ascii="Times New Roman" w:eastAsiaTheme="majorEastAsia" w:hAnsi="Times New Roman" w:cs="Times New Roman" w:hint="eastAsia"/>
            <w:sz w:val="22"/>
          </w:rPr>
          <w:delText>の</w:delText>
        </w:r>
      </w:del>
      <w:r w:rsidRPr="00157924">
        <w:rPr>
          <w:rFonts w:ascii="Times New Roman" w:eastAsiaTheme="majorEastAsia" w:hAnsi="Times New Roman" w:cs="Times New Roman" w:hint="eastAsia"/>
          <w:sz w:val="22"/>
        </w:rPr>
        <w:t>欠陥がつきものであり、電子や正孔がこの欠陥に捕まる（トラップされる）と、水分解に使われる前に</w:t>
      </w:r>
      <w:del w:id="328" w:author="作成者">
        <w:r w:rsidRPr="00157924" w:rsidDel="009E4438">
          <w:rPr>
            <w:rFonts w:ascii="Times New Roman" w:eastAsiaTheme="majorEastAsia" w:hAnsi="Times New Roman" w:cs="Times New Roman" w:hint="eastAsia"/>
            <w:sz w:val="22"/>
          </w:rPr>
          <w:delText>無駄に消滅</w:delText>
        </w:r>
      </w:del>
      <w:ins w:id="329" w:author="作成者">
        <w:r w:rsidR="009E4438">
          <w:rPr>
            <w:rFonts w:ascii="Times New Roman" w:eastAsiaTheme="majorEastAsia" w:hAnsi="Times New Roman" w:cs="Times New Roman" w:hint="eastAsia"/>
            <w:sz w:val="22"/>
          </w:rPr>
          <w:t>失活</w:t>
        </w:r>
      </w:ins>
      <w:r w:rsidRPr="00157924">
        <w:rPr>
          <w:rFonts w:ascii="Times New Roman" w:eastAsiaTheme="majorEastAsia" w:hAnsi="Times New Roman" w:cs="Times New Roman" w:hint="eastAsia"/>
          <w:sz w:val="22"/>
        </w:rPr>
        <w:t>してしまいます。</w:t>
      </w:r>
      <w:ins w:id="330" w:author="作成者">
        <w:r w:rsidR="009E4438" w:rsidRPr="009E4438">
          <w:rPr>
            <w:rFonts w:ascii="Times New Roman" w:eastAsiaTheme="majorEastAsia" w:hAnsi="Times New Roman" w:cs="Times New Roman" w:hint="eastAsia"/>
            <w:sz w:val="22"/>
          </w:rPr>
          <w:t>電子トラップの理解はこれまで比較的進んでいた一方で、正孔トラップの仕組みは十分には分かっていませんでした。</w:t>
        </w:r>
      </w:ins>
      <w:r w:rsidRPr="00157924">
        <w:rPr>
          <w:rFonts w:ascii="Times New Roman" w:eastAsiaTheme="majorEastAsia" w:hAnsi="Times New Roman" w:cs="Times New Roman" w:hint="eastAsia"/>
          <w:sz w:val="22"/>
        </w:rPr>
        <w:t>とりわけ正孔</w:t>
      </w:r>
      <w:del w:id="331" w:author="作成者">
        <w:r w:rsidRPr="00157924" w:rsidDel="009E4438">
          <w:rPr>
            <w:rFonts w:ascii="Times New Roman" w:eastAsiaTheme="majorEastAsia" w:hAnsi="Times New Roman" w:cs="Times New Roman" w:hint="eastAsia"/>
            <w:sz w:val="22"/>
          </w:rPr>
          <w:delText>のトラップの仕組み</w:delText>
        </w:r>
      </w:del>
      <w:r w:rsidRPr="00157924">
        <w:rPr>
          <w:rFonts w:ascii="Times New Roman" w:eastAsiaTheme="majorEastAsia" w:hAnsi="Times New Roman" w:cs="Times New Roman" w:hint="eastAsia"/>
          <w:sz w:val="22"/>
        </w:rPr>
        <w:t>については、紫外線で働く酸化チタンなどの材料で確立された「小さなポーラロン</w:t>
      </w:r>
      <w:ins w:id="332" w:author="作成者">
        <w:r w:rsidR="00215BC4" w:rsidRPr="00215BC4">
          <w:rPr>
            <w:rFonts w:ascii="Times New Roman" w:eastAsiaTheme="majorEastAsia" w:hAnsi="Times New Roman" w:cs="Times New Roman" w:hint="eastAsia"/>
            <w:sz w:val="22"/>
            <w:vertAlign w:val="superscript"/>
            <w:rPrChange w:id="333" w:author="作成者">
              <w:rPr>
                <w:rFonts w:ascii="Times New Roman" w:eastAsiaTheme="majorEastAsia" w:hAnsi="Times New Roman" w:cs="Times New Roman" w:hint="eastAsia"/>
                <w:sz w:val="22"/>
              </w:rPr>
            </w:rPrChange>
          </w:rPr>
          <w:t>※</w:t>
        </w:r>
        <w:del w:id="334" w:author="作成者">
          <w:r w:rsidR="00215BC4" w:rsidRPr="00215BC4" w:rsidDel="00D75A43">
            <w:rPr>
              <w:rFonts w:ascii="Times New Roman" w:eastAsiaTheme="majorEastAsia" w:hAnsi="Times New Roman" w:cs="Times New Roman"/>
              <w:sz w:val="22"/>
              <w:vertAlign w:val="superscript"/>
              <w:rPrChange w:id="335" w:author="作成者">
                <w:rPr>
                  <w:rFonts w:ascii="Times New Roman" w:eastAsiaTheme="majorEastAsia" w:hAnsi="Times New Roman" w:cs="Times New Roman"/>
                  <w:sz w:val="22"/>
                </w:rPr>
              </w:rPrChange>
            </w:rPr>
            <w:delText>7</w:delText>
          </w:r>
        </w:del>
        <w:r w:rsidR="00D75A43">
          <w:rPr>
            <w:rFonts w:ascii="Times New Roman" w:eastAsiaTheme="majorEastAsia" w:hAnsi="Times New Roman" w:cs="Times New Roman"/>
            <w:sz w:val="22"/>
            <w:vertAlign w:val="superscript"/>
          </w:rPr>
          <w:t>8</w:t>
        </w:r>
        <w:r w:rsidR="00215BC4">
          <w:rPr>
            <w:rFonts w:asciiTheme="majorEastAsia" w:eastAsiaTheme="majorEastAsia" w:hAnsiTheme="majorEastAsia" w:cs="Times New Roman" w:hint="eastAsia"/>
            <w:kern w:val="0"/>
            <w:sz w:val="22"/>
            <w:szCs w:val="36"/>
            <w:vertAlign w:val="superscript"/>
          </w:rPr>
          <w:t>)</w:t>
        </w:r>
      </w:ins>
      <w:r w:rsidRPr="00157924">
        <w:rPr>
          <w:rFonts w:ascii="Times New Roman" w:eastAsiaTheme="majorEastAsia" w:hAnsi="Times New Roman" w:cs="Times New Roman" w:hint="eastAsia"/>
          <w:sz w:val="22"/>
        </w:rPr>
        <w:t>」という理論モデルが</w:t>
      </w:r>
      <w:ins w:id="336" w:author="作成者">
        <w:r w:rsidR="009E4438" w:rsidRPr="009E4438">
          <w:rPr>
            <w:rFonts w:ascii="Times New Roman" w:eastAsiaTheme="majorEastAsia" w:hAnsi="Times New Roman" w:cs="Times New Roman" w:hint="eastAsia"/>
            <w:sz w:val="22"/>
          </w:rPr>
          <w:t>広く受け入れられてきました</w:t>
        </w:r>
      </w:ins>
      <w:del w:id="337" w:author="作成者">
        <w:r w:rsidRPr="00157924" w:rsidDel="009E4438">
          <w:rPr>
            <w:rFonts w:ascii="Times New Roman" w:eastAsiaTheme="majorEastAsia" w:hAnsi="Times New Roman" w:cs="Times New Roman" w:hint="eastAsia"/>
            <w:sz w:val="22"/>
          </w:rPr>
          <w:delText>広く信じられてきました</w:delText>
        </w:r>
      </w:del>
      <w:r w:rsidRPr="00157924">
        <w:rPr>
          <w:rFonts w:ascii="Times New Roman" w:eastAsiaTheme="majorEastAsia" w:hAnsi="Times New Roman" w:cs="Times New Roman" w:hint="eastAsia"/>
          <w:sz w:val="22"/>
        </w:rPr>
        <w:t>。このモデルでは、正孔は結晶内の酸素に深くトラップされ、周囲の原子を大きく歪ませます。</w:t>
      </w:r>
    </w:p>
    <w:p w14:paraId="26D9489C" w14:textId="15A51512" w:rsidR="00F92A94" w:rsidRPr="00157924" w:rsidRDefault="00157924" w:rsidP="00157924">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一方、太陽光に豊富に含まれる可視光を活用できる新世代の</w:t>
      </w:r>
      <w:ins w:id="338" w:author="作成者">
        <w:r w:rsidR="00083A3A">
          <w:rPr>
            <w:rFonts w:ascii="Times New Roman" w:eastAsiaTheme="majorEastAsia" w:hAnsi="Times New Roman" w:cs="Times New Roman" w:hint="eastAsia"/>
            <w:sz w:val="22"/>
          </w:rPr>
          <w:t>可視光応答型</w:t>
        </w:r>
      </w:ins>
      <w:r w:rsidRPr="00157924">
        <w:rPr>
          <w:rFonts w:ascii="Times New Roman" w:eastAsiaTheme="majorEastAsia" w:hAnsi="Times New Roman" w:cs="Times New Roman" w:hint="eastAsia"/>
          <w:sz w:val="22"/>
        </w:rPr>
        <w:t>光触媒（酸窒化物や複合酸化物など）では、</w:t>
      </w:r>
      <w:ins w:id="339" w:author="作成者">
        <w:r w:rsidR="009E4438">
          <w:rPr>
            <w:rFonts w:ascii="Times New Roman" w:eastAsiaTheme="majorEastAsia" w:hAnsi="Times New Roman" w:cs="Times New Roman" w:hint="eastAsia"/>
            <w:sz w:val="22"/>
          </w:rPr>
          <w:t>トラップ正孔は</w:t>
        </w:r>
        <w:r w:rsidR="00553384">
          <w:rPr>
            <w:rFonts w:ascii="Times New Roman" w:eastAsiaTheme="majorEastAsia" w:hAnsi="Times New Roman" w:cs="Times New Roman" w:hint="eastAsia"/>
            <w:sz w:val="22"/>
          </w:rPr>
          <w:t>バンド端近傍に</w:t>
        </w:r>
      </w:ins>
      <w:r w:rsidRPr="00157924">
        <w:rPr>
          <w:rFonts w:ascii="Times New Roman" w:eastAsiaTheme="majorEastAsia" w:hAnsi="Times New Roman" w:cs="Times New Roman" w:hint="eastAsia"/>
          <w:sz w:val="22"/>
        </w:rPr>
        <w:t>独特の鋭い光吸収ピーク</w:t>
      </w:r>
      <w:del w:id="340" w:author="作成者">
        <w:r w:rsidRPr="00157924" w:rsidDel="00083A3A">
          <w:rPr>
            <w:rFonts w:ascii="Times New Roman" w:eastAsiaTheme="majorEastAsia" w:hAnsi="Times New Roman" w:cs="Times New Roman" w:hint="eastAsia"/>
            <w:sz w:val="22"/>
          </w:rPr>
          <w:delText>が観測されており</w:delText>
        </w:r>
      </w:del>
      <w:ins w:id="341" w:author="作成者">
        <w:r w:rsidR="00083A3A">
          <w:rPr>
            <w:rFonts w:ascii="Times New Roman" w:eastAsiaTheme="majorEastAsia" w:hAnsi="Times New Roman" w:cs="Times New Roman" w:hint="eastAsia"/>
            <w:sz w:val="22"/>
          </w:rPr>
          <w:t>を</w:t>
        </w:r>
        <w:del w:id="342" w:author="作成者">
          <w:r w:rsidR="00083A3A" w:rsidDel="00F20AFE">
            <w:rPr>
              <w:rFonts w:ascii="Times New Roman" w:eastAsiaTheme="majorEastAsia" w:hAnsi="Times New Roman" w:cs="Times New Roman" w:hint="eastAsia"/>
              <w:sz w:val="22"/>
            </w:rPr>
            <w:delText>バンド端に与え</w:delText>
          </w:r>
        </w:del>
        <w:r w:rsidR="00F20AFE">
          <w:rPr>
            <w:rFonts w:ascii="Times New Roman" w:eastAsiaTheme="majorEastAsia" w:hAnsi="Times New Roman" w:cs="Times New Roman" w:hint="eastAsia"/>
            <w:sz w:val="22"/>
          </w:rPr>
          <w:t>示し</w:t>
        </w:r>
      </w:ins>
      <w:r w:rsidRPr="00157924">
        <w:rPr>
          <w:rFonts w:ascii="Times New Roman" w:eastAsiaTheme="majorEastAsia" w:hAnsi="Times New Roman" w:cs="Times New Roman" w:hint="eastAsia"/>
          <w:sz w:val="22"/>
        </w:rPr>
        <w:t>、従来の</w:t>
      </w:r>
      <w:ins w:id="343" w:author="作成者">
        <w:r w:rsidR="00553384" w:rsidRPr="00157924">
          <w:rPr>
            <w:rFonts w:ascii="Times New Roman" w:eastAsiaTheme="majorEastAsia" w:hAnsi="Times New Roman" w:cs="Times New Roman" w:hint="eastAsia"/>
            <w:sz w:val="22"/>
          </w:rPr>
          <w:t>「</w:t>
        </w:r>
        <w:r w:rsidR="00F20AFE">
          <w:rPr>
            <w:rFonts w:ascii="Times New Roman" w:eastAsiaTheme="majorEastAsia" w:hAnsi="Times New Roman" w:cs="Times New Roman" w:hint="eastAsia"/>
            <w:sz w:val="22"/>
          </w:rPr>
          <w:t>小</w:t>
        </w:r>
        <w:r w:rsidR="00553384" w:rsidRPr="00157924">
          <w:rPr>
            <w:rFonts w:ascii="Times New Roman" w:eastAsiaTheme="majorEastAsia" w:hAnsi="Times New Roman" w:cs="Times New Roman" w:hint="eastAsia"/>
            <w:sz w:val="22"/>
          </w:rPr>
          <w:t>ポーラロン</w:t>
        </w:r>
        <w:r w:rsidR="00553384">
          <w:rPr>
            <w:rFonts w:ascii="Times New Roman" w:eastAsiaTheme="majorEastAsia" w:hAnsi="Times New Roman" w:cs="Times New Roman" w:hint="eastAsia"/>
            <w:sz w:val="22"/>
          </w:rPr>
          <w:t>モデル</w:t>
        </w:r>
        <w:r w:rsidR="00553384" w:rsidRPr="00157924">
          <w:rPr>
            <w:rFonts w:ascii="Times New Roman" w:eastAsiaTheme="majorEastAsia" w:hAnsi="Times New Roman" w:cs="Times New Roman" w:hint="eastAsia"/>
            <w:sz w:val="22"/>
          </w:rPr>
          <w:t>」</w:t>
        </w:r>
      </w:ins>
      <w:del w:id="344" w:author="作成者">
        <w:r w:rsidRPr="00157924" w:rsidDel="00553384">
          <w:rPr>
            <w:rFonts w:ascii="Times New Roman" w:eastAsiaTheme="majorEastAsia" w:hAnsi="Times New Roman" w:cs="Times New Roman" w:hint="eastAsia"/>
            <w:sz w:val="22"/>
          </w:rPr>
          <w:delText>深いトラップ理論</w:delText>
        </w:r>
      </w:del>
      <w:r w:rsidRPr="00157924">
        <w:rPr>
          <w:rFonts w:ascii="Times New Roman" w:eastAsiaTheme="majorEastAsia" w:hAnsi="Times New Roman" w:cs="Times New Roman" w:hint="eastAsia"/>
          <w:sz w:val="22"/>
        </w:rPr>
        <w:t>では説明</w:t>
      </w:r>
      <w:del w:id="345" w:author="作成者">
        <w:r w:rsidRPr="00157924" w:rsidDel="00553384">
          <w:rPr>
            <w:rFonts w:ascii="Times New Roman" w:eastAsiaTheme="majorEastAsia" w:hAnsi="Times New Roman" w:cs="Times New Roman" w:hint="eastAsia"/>
            <w:sz w:val="22"/>
          </w:rPr>
          <w:delText>がつかない</w:delText>
        </w:r>
      </w:del>
      <w:ins w:id="346" w:author="作成者">
        <w:r w:rsidR="00553384">
          <w:rPr>
            <w:rFonts w:ascii="Times New Roman" w:eastAsiaTheme="majorEastAsia" w:hAnsi="Times New Roman" w:cs="Times New Roman" w:hint="eastAsia"/>
            <w:sz w:val="22"/>
          </w:rPr>
          <w:t>できない</w:t>
        </w:r>
      </w:ins>
      <w:r w:rsidRPr="00157924">
        <w:rPr>
          <w:rFonts w:ascii="Times New Roman" w:eastAsiaTheme="majorEastAsia" w:hAnsi="Times New Roman" w:cs="Times New Roman" w:hint="eastAsia"/>
          <w:sz w:val="22"/>
        </w:rPr>
        <w:t>ことが長年の謎でした。この謎を解くことは、</w:t>
      </w:r>
      <w:del w:id="347" w:author="作成者">
        <w:r w:rsidRPr="00157924" w:rsidDel="00553384">
          <w:rPr>
            <w:rFonts w:ascii="Times New Roman" w:eastAsiaTheme="majorEastAsia" w:hAnsi="Times New Roman" w:cs="Times New Roman" w:hint="eastAsia"/>
            <w:sz w:val="22"/>
          </w:rPr>
          <w:delText>次世代</w:delText>
        </w:r>
      </w:del>
      <w:ins w:id="348" w:author="作成者">
        <w:r w:rsidR="00553384">
          <w:rPr>
            <w:rFonts w:ascii="Times New Roman" w:eastAsiaTheme="majorEastAsia" w:hAnsi="Times New Roman" w:cs="Times New Roman" w:hint="eastAsia"/>
            <w:sz w:val="22"/>
          </w:rPr>
          <w:t>高性能</w:t>
        </w:r>
      </w:ins>
      <w:r w:rsidRPr="00157924">
        <w:rPr>
          <w:rFonts w:ascii="Times New Roman" w:eastAsiaTheme="majorEastAsia" w:hAnsi="Times New Roman" w:cs="Times New Roman" w:hint="eastAsia"/>
          <w:sz w:val="22"/>
        </w:rPr>
        <w:t>光触媒の</w:t>
      </w:r>
      <w:del w:id="349" w:author="作成者">
        <w:r w:rsidRPr="00157924" w:rsidDel="00083A3A">
          <w:rPr>
            <w:rFonts w:ascii="Times New Roman" w:eastAsiaTheme="majorEastAsia" w:hAnsi="Times New Roman" w:cs="Times New Roman" w:hint="eastAsia"/>
            <w:sz w:val="22"/>
          </w:rPr>
          <w:delText>合理</w:delText>
        </w:r>
      </w:del>
      <w:ins w:id="350" w:author="作成者">
        <w:r w:rsidR="00083A3A">
          <w:rPr>
            <w:rFonts w:ascii="Times New Roman" w:eastAsiaTheme="majorEastAsia" w:hAnsi="Times New Roman" w:cs="Times New Roman" w:hint="eastAsia"/>
            <w:sz w:val="22"/>
          </w:rPr>
          <w:t>戦略</w:t>
        </w:r>
      </w:ins>
      <w:r w:rsidRPr="00157924">
        <w:rPr>
          <w:rFonts w:ascii="Times New Roman" w:eastAsiaTheme="majorEastAsia" w:hAnsi="Times New Roman" w:cs="Times New Roman" w:hint="eastAsia"/>
          <w:sz w:val="22"/>
        </w:rPr>
        <w:t>的</w:t>
      </w:r>
      <w:del w:id="351" w:author="作成者">
        <w:r w:rsidRPr="00157924" w:rsidDel="00F20AFE">
          <w:rPr>
            <w:rFonts w:ascii="Times New Roman" w:eastAsiaTheme="majorEastAsia" w:hAnsi="Times New Roman" w:cs="Times New Roman" w:hint="eastAsia"/>
            <w:sz w:val="22"/>
          </w:rPr>
          <w:delText>な</w:delText>
        </w:r>
      </w:del>
      <w:r w:rsidRPr="00157924">
        <w:rPr>
          <w:rFonts w:ascii="Times New Roman" w:eastAsiaTheme="majorEastAsia" w:hAnsi="Times New Roman" w:cs="Times New Roman" w:hint="eastAsia"/>
          <w:sz w:val="22"/>
        </w:rPr>
        <w:t>材料設計にとって不可欠です。</w:t>
      </w:r>
    </w:p>
    <w:p w14:paraId="42120787" w14:textId="77777777" w:rsidR="00F92A94" w:rsidRPr="00277981" w:rsidRDefault="00F92A94" w:rsidP="00F92A94">
      <w:pPr>
        <w:rPr>
          <w:rFonts w:ascii="Times New Roman" w:eastAsiaTheme="majorEastAsia" w:hAnsi="Times New Roman" w:cs="Times New Roman"/>
          <w:b/>
          <w:sz w:val="22"/>
        </w:rPr>
      </w:pPr>
    </w:p>
    <w:p w14:paraId="7E2605CE" w14:textId="3083D10B" w:rsidR="00655228" w:rsidRDefault="00655228" w:rsidP="00655228">
      <w:pPr>
        <w:rPr>
          <w:rFonts w:ascii="Times New Roman" w:eastAsiaTheme="majorEastAsia" w:hAnsi="Times New Roman" w:cs="Times New Roman"/>
          <w:b/>
          <w:sz w:val="22"/>
        </w:rPr>
      </w:pPr>
      <w:r w:rsidRPr="00277981">
        <w:rPr>
          <w:rFonts w:ascii="Times New Roman" w:eastAsiaTheme="majorEastAsia" w:hAnsi="Times New Roman" w:cs="Times New Roman"/>
          <w:b/>
          <w:sz w:val="22"/>
        </w:rPr>
        <w:t>＜研究</w:t>
      </w:r>
      <w:r w:rsidRPr="00277981">
        <w:rPr>
          <w:rFonts w:ascii="Times New Roman" w:eastAsiaTheme="majorEastAsia" w:hAnsi="Times New Roman" w:cs="Times New Roman" w:hint="eastAsia"/>
          <w:b/>
          <w:sz w:val="22"/>
        </w:rPr>
        <w:t>成果</w:t>
      </w:r>
      <w:r w:rsidRPr="00277981">
        <w:rPr>
          <w:rFonts w:ascii="Times New Roman" w:eastAsiaTheme="majorEastAsia" w:hAnsi="Times New Roman" w:cs="Times New Roman"/>
          <w:b/>
          <w:sz w:val="22"/>
        </w:rPr>
        <w:t>の内容</w:t>
      </w:r>
      <w:r w:rsidRPr="00277981">
        <w:rPr>
          <w:rFonts w:ascii="Times New Roman" w:eastAsiaTheme="majorEastAsia" w:hAnsi="Times New Roman" w:cs="Times New Roman" w:hint="eastAsia"/>
          <w:b/>
          <w:sz w:val="22"/>
        </w:rPr>
        <w:t>＞</w:t>
      </w:r>
    </w:p>
    <w:p w14:paraId="1AD59851" w14:textId="75F8DC1C" w:rsidR="00157924" w:rsidRPr="00157924" w:rsidDel="009735D0" w:rsidRDefault="00144E2D" w:rsidP="00F04B2E">
      <w:pPr>
        <w:ind w:firstLineChars="150" w:firstLine="330"/>
        <w:rPr>
          <w:del w:id="352" w:author="作成者"/>
          <w:rFonts w:ascii="Times New Roman" w:eastAsiaTheme="majorEastAsia" w:hAnsi="Times New Roman" w:cs="Times New Roman"/>
          <w:sz w:val="22"/>
        </w:rPr>
      </w:pPr>
      <w:ins w:id="353" w:author="作成者">
        <w:r w:rsidRPr="00144E2D">
          <w:rPr>
            <w:rFonts w:ascii="Times New Roman" w:eastAsiaTheme="majorEastAsia" w:hAnsi="Times New Roman" w:cs="Times New Roman" w:hint="eastAsia"/>
            <w:sz w:val="22"/>
          </w:rPr>
          <w:t>本研究では、タンタル系材料を中心としたモデル実験と系統比較により、可視光応答型光触媒における長年の謎を解明しました。研究グループは、タンタル酸化物（</w:t>
        </w:r>
        <w:r w:rsidRPr="00144E2D">
          <w:rPr>
            <w:rFonts w:ascii="Times New Roman" w:eastAsiaTheme="majorEastAsia" w:hAnsi="Times New Roman" w:cs="Times New Roman"/>
            <w:sz w:val="22"/>
          </w:rPr>
          <w:t>Ta</w:t>
        </w:r>
        <w:r w:rsidRPr="00144E2D">
          <w:rPr>
            <w:rFonts w:ascii="Times New Roman" w:eastAsiaTheme="majorEastAsia" w:hAnsi="Times New Roman" w:cs="Times New Roman"/>
            <w:sz w:val="22"/>
            <w:vertAlign w:val="subscript"/>
            <w:rPrChange w:id="354" w:author="作成者">
              <w:rPr>
                <w:rFonts w:ascii="Times New Roman" w:eastAsiaTheme="majorEastAsia" w:hAnsi="Times New Roman" w:cs="Times New Roman"/>
                <w:sz w:val="22"/>
              </w:rPr>
            </w:rPrChange>
          </w:rPr>
          <w:t>2</w:t>
        </w:r>
        <w:r w:rsidRPr="00144E2D">
          <w:rPr>
            <w:rFonts w:ascii="Times New Roman" w:eastAsiaTheme="majorEastAsia" w:hAnsi="Times New Roman" w:cs="Times New Roman"/>
            <w:sz w:val="22"/>
          </w:rPr>
          <w:t>O</w:t>
        </w:r>
        <w:r w:rsidRPr="00144E2D">
          <w:rPr>
            <w:rFonts w:ascii="Times New Roman" w:eastAsiaTheme="majorEastAsia" w:hAnsi="Times New Roman" w:cs="Times New Roman"/>
            <w:sz w:val="22"/>
            <w:vertAlign w:val="subscript"/>
            <w:rPrChange w:id="355" w:author="作成者">
              <w:rPr>
                <w:rFonts w:ascii="Times New Roman" w:eastAsiaTheme="majorEastAsia" w:hAnsi="Times New Roman" w:cs="Times New Roman"/>
                <w:sz w:val="22"/>
              </w:rPr>
            </w:rPrChange>
          </w:rPr>
          <w:t>5</w:t>
        </w:r>
        <w:r w:rsidRPr="00144E2D">
          <w:rPr>
            <w:rFonts w:ascii="Times New Roman" w:eastAsiaTheme="majorEastAsia" w:hAnsi="Times New Roman" w:cs="Times New Roman" w:hint="eastAsia"/>
            <w:sz w:val="22"/>
          </w:rPr>
          <w:t>）を出発点に、段階的に窒素を導入した酸窒化物（</w:t>
        </w:r>
        <w:proofErr w:type="spellStart"/>
        <w:r w:rsidRPr="00144E2D">
          <w:rPr>
            <w:rFonts w:ascii="Times New Roman" w:eastAsiaTheme="majorEastAsia" w:hAnsi="Times New Roman" w:cs="Times New Roman"/>
            <w:sz w:val="22"/>
          </w:rPr>
          <w:t>TaON</w:t>
        </w:r>
        <w:proofErr w:type="spellEnd"/>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Ta</w:t>
        </w:r>
        <w:r>
          <w:rPr>
            <w:rFonts w:ascii="Times New Roman" w:eastAsiaTheme="majorEastAsia" w:hAnsi="Times New Roman" w:cs="Times New Roman"/>
            <w:sz w:val="22"/>
            <w:vertAlign w:val="subscript"/>
          </w:rPr>
          <w:t>3</w:t>
        </w:r>
        <w:r w:rsidRPr="00144E2D">
          <w:rPr>
            <w:rFonts w:ascii="Times New Roman" w:eastAsiaTheme="majorEastAsia" w:hAnsi="Times New Roman" w:cs="Times New Roman"/>
            <w:sz w:val="22"/>
          </w:rPr>
          <w:t>N</w:t>
        </w:r>
        <w:r w:rsidRPr="007F0626">
          <w:rPr>
            <w:rFonts w:ascii="Times New Roman" w:eastAsiaTheme="majorEastAsia" w:hAnsi="Times New Roman" w:cs="Times New Roman"/>
            <w:sz w:val="22"/>
            <w:vertAlign w:val="subscript"/>
          </w:rPr>
          <w:t>5</w:t>
        </w:r>
        <w:r w:rsidRPr="00144E2D">
          <w:rPr>
            <w:rFonts w:ascii="Times New Roman" w:eastAsiaTheme="majorEastAsia" w:hAnsi="Times New Roman" w:cs="Times New Roman" w:hint="eastAsia"/>
            <w:sz w:val="22"/>
          </w:rPr>
          <w:t>）、さらに</w:t>
        </w:r>
        <w:r w:rsidRPr="00144E2D">
          <w:rPr>
            <w:rFonts w:ascii="Times New Roman" w:eastAsiaTheme="majorEastAsia" w:hAnsi="Times New Roman" w:cs="Times New Roman"/>
            <w:sz w:val="22"/>
          </w:rPr>
          <w:t>A</w:t>
        </w:r>
        <w:r w:rsidRPr="00144E2D">
          <w:rPr>
            <w:rFonts w:ascii="Times New Roman" w:eastAsiaTheme="majorEastAsia" w:hAnsi="Times New Roman" w:cs="Times New Roman" w:hint="eastAsia"/>
            <w:sz w:val="22"/>
          </w:rPr>
          <w:t>サイト元素を置換したペロブスカイト型酸窒化物（</w:t>
        </w:r>
        <w:r w:rsidRPr="00144E2D">
          <w:rPr>
            <w:rFonts w:ascii="Times New Roman" w:eastAsiaTheme="majorEastAsia" w:hAnsi="Times New Roman" w:cs="Times New Roman"/>
            <w:sz w:val="22"/>
          </w:rPr>
          <w:t>CaTaO</w:t>
        </w:r>
        <w:r w:rsidRPr="007F0626">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N</w:t>
        </w:r>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SrTaO</w:t>
        </w:r>
        <w:r w:rsidRPr="007F0626">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N</w:t>
        </w:r>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BaTaO</w:t>
        </w:r>
        <w:r w:rsidRPr="007F0626">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N</w:t>
        </w:r>
        <w:r w:rsidRPr="00144E2D">
          <w:rPr>
            <w:rFonts w:ascii="Times New Roman" w:eastAsiaTheme="majorEastAsia" w:hAnsi="Times New Roman" w:cs="Times New Roman" w:hint="eastAsia"/>
            <w:sz w:val="22"/>
          </w:rPr>
          <w:t>）へと展開し、時間分解過渡吸収分光法により、光照射で生成した正孔のエネルギー状態を追跡しました。さらに、</w:t>
        </w:r>
        <w:r w:rsidRPr="00144E2D">
          <w:rPr>
            <w:rFonts w:ascii="Times New Roman" w:eastAsiaTheme="majorEastAsia" w:hAnsi="Times New Roman" w:cs="Times New Roman"/>
            <w:sz w:val="22"/>
          </w:rPr>
          <w:t>WO</w:t>
        </w:r>
        <w:r>
          <w:rPr>
            <w:rFonts w:ascii="Times New Roman" w:eastAsiaTheme="majorEastAsia" w:hAnsi="Times New Roman" w:cs="Times New Roman"/>
            <w:sz w:val="22"/>
            <w:vertAlign w:val="subscript"/>
          </w:rPr>
          <w:t>3</w:t>
        </w:r>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BiVO</w:t>
        </w:r>
        <w:r>
          <w:rPr>
            <w:rFonts w:ascii="Times New Roman" w:eastAsiaTheme="majorEastAsia" w:hAnsi="Times New Roman" w:cs="Times New Roman"/>
            <w:sz w:val="22"/>
            <w:vertAlign w:val="subscript"/>
          </w:rPr>
          <w:t>4</w:t>
        </w:r>
        <w:r w:rsidRPr="00144E2D">
          <w:rPr>
            <w:rFonts w:ascii="Times New Roman" w:eastAsiaTheme="majorEastAsia" w:hAnsi="Times New Roman" w:cs="Times New Roman" w:hint="eastAsia"/>
            <w:sz w:val="22"/>
          </w:rPr>
          <w:t>、</w:t>
        </w:r>
        <w:r w:rsidRPr="00144E2D">
          <w:rPr>
            <w:rFonts w:ascii="Times New Roman" w:eastAsiaTheme="majorEastAsia" w:hAnsi="Times New Roman" w:cs="Times New Roman"/>
            <w:sz w:val="22"/>
          </w:rPr>
          <w:t>Fe</w:t>
        </w:r>
        <w:r w:rsidRPr="007F0626">
          <w:rPr>
            <w:rFonts w:ascii="Times New Roman" w:eastAsiaTheme="majorEastAsia" w:hAnsi="Times New Roman" w:cs="Times New Roman"/>
            <w:sz w:val="22"/>
            <w:vertAlign w:val="subscript"/>
          </w:rPr>
          <w:t>2</w:t>
        </w:r>
        <w:r w:rsidRPr="00144E2D">
          <w:rPr>
            <w:rFonts w:ascii="Times New Roman" w:eastAsiaTheme="majorEastAsia" w:hAnsi="Times New Roman" w:cs="Times New Roman"/>
            <w:sz w:val="22"/>
          </w:rPr>
          <w:t>O</w:t>
        </w:r>
        <w:r>
          <w:rPr>
            <w:rFonts w:ascii="Times New Roman" w:eastAsiaTheme="majorEastAsia" w:hAnsi="Times New Roman" w:cs="Times New Roman"/>
            <w:sz w:val="22"/>
            <w:vertAlign w:val="subscript"/>
          </w:rPr>
          <w:t>3</w:t>
        </w:r>
        <w:r w:rsidRPr="00144E2D">
          <w:rPr>
            <w:rFonts w:ascii="Times New Roman" w:eastAsiaTheme="majorEastAsia" w:hAnsi="Times New Roman" w:cs="Times New Roman"/>
            <w:sz w:val="22"/>
          </w:rPr>
          <w:t xml:space="preserve"> </w:t>
        </w:r>
        <w:r w:rsidRPr="00144E2D">
          <w:rPr>
            <w:rFonts w:ascii="Times New Roman" w:eastAsiaTheme="majorEastAsia" w:hAnsi="Times New Roman" w:cs="Times New Roman" w:hint="eastAsia"/>
            <w:sz w:val="22"/>
          </w:rPr>
          <w:t>など代表的な可視光応</w:t>
        </w:r>
        <w:r w:rsidRPr="00144E2D">
          <w:rPr>
            <w:rFonts w:ascii="Times New Roman" w:eastAsiaTheme="majorEastAsia" w:hAnsi="Times New Roman" w:cs="Times New Roman" w:hint="eastAsia"/>
            <w:sz w:val="22"/>
          </w:rPr>
          <w:lastRenderedPageBreak/>
          <w:t>答型複合酸化物の知見も統合することで、正孔トラップは以下の</w:t>
        </w:r>
        <w:r w:rsidRPr="00144E2D">
          <w:rPr>
            <w:rFonts w:ascii="Times New Roman" w:eastAsiaTheme="majorEastAsia" w:hAnsi="Times New Roman" w:cs="Times New Roman" w:hint="eastAsia"/>
            <w:sz w:val="22"/>
          </w:rPr>
          <w:t>3</w:t>
        </w:r>
        <w:r w:rsidRPr="00144E2D">
          <w:rPr>
            <w:rFonts w:ascii="Times New Roman" w:eastAsiaTheme="majorEastAsia" w:hAnsi="Times New Roman" w:cs="Times New Roman" w:hint="eastAsia"/>
            <w:sz w:val="22"/>
          </w:rPr>
          <w:t>つの様式に分類できることを見いだしました（図</w:t>
        </w:r>
        <w:r w:rsidRPr="00144E2D">
          <w:rPr>
            <w:rFonts w:ascii="Times New Roman" w:eastAsiaTheme="majorEastAsia" w:hAnsi="Times New Roman" w:cs="Times New Roman" w:hint="eastAsia"/>
            <w:sz w:val="22"/>
          </w:rPr>
          <w:t>1</w:t>
        </w:r>
        <w:r w:rsidRPr="00144E2D">
          <w:rPr>
            <w:rFonts w:ascii="Times New Roman" w:eastAsiaTheme="majorEastAsia" w:hAnsi="Times New Roman" w:cs="Times New Roman" w:hint="eastAsia"/>
            <w:sz w:val="22"/>
          </w:rPr>
          <w:t>）。</w:t>
        </w:r>
      </w:ins>
      <w:del w:id="356" w:author="作成者">
        <w:r w:rsidR="00157924" w:rsidRPr="00157924" w:rsidDel="009735D0">
          <w:rPr>
            <w:rFonts w:ascii="Times New Roman" w:eastAsiaTheme="majorEastAsia" w:hAnsi="Times New Roman" w:cs="Times New Roman" w:hint="eastAsia"/>
            <w:sz w:val="22"/>
          </w:rPr>
          <w:delText>岡山大学異分野基礎科学研究所の山方啓教授は、信州大学の</w:delText>
        </w:r>
        <w:r w:rsidR="00157924" w:rsidRPr="00157924" w:rsidDel="009735D0">
          <w:rPr>
            <w:rFonts w:ascii="Times New Roman" w:eastAsiaTheme="majorEastAsia" w:hAnsi="Times New Roman" w:cs="Times New Roman" w:hint="eastAsia"/>
            <w:sz w:val="22"/>
          </w:rPr>
          <w:delText xml:space="preserve"> Junie Jhon M. Vequizo </w:delText>
        </w:r>
        <w:r w:rsidR="00021687" w:rsidDel="009735D0">
          <w:rPr>
            <w:rFonts w:ascii="Times New Roman" w:eastAsiaTheme="majorEastAsia" w:hAnsi="Times New Roman" w:cs="Times New Roman" w:hint="eastAsia"/>
            <w:sz w:val="22"/>
          </w:rPr>
          <w:delText>特任助教</w:delText>
        </w:r>
        <w:r w:rsidR="00157924" w:rsidRPr="00157924" w:rsidDel="009735D0">
          <w:rPr>
            <w:rFonts w:ascii="Times New Roman" w:eastAsiaTheme="majorEastAsia" w:hAnsi="Times New Roman" w:cs="Times New Roman" w:hint="eastAsia"/>
            <w:sz w:val="22"/>
          </w:rPr>
          <w:delText>および東京大学の堂免一成教授との</w:delText>
        </w:r>
      </w:del>
      <w:ins w:id="357" w:author="作成者">
        <w:del w:id="358" w:author="作成者">
          <w:r w:rsidR="00677A8E" w:rsidDel="009735D0">
            <w:rPr>
              <w:rFonts w:ascii="Times New Roman" w:eastAsiaTheme="majorEastAsia" w:hAnsi="Times New Roman" w:cs="Times New Roman" w:hint="eastAsia"/>
              <w:sz w:val="22"/>
            </w:rPr>
            <w:delText>このたびの</w:delText>
          </w:r>
        </w:del>
      </w:ins>
      <w:del w:id="359" w:author="作成者">
        <w:r w:rsidR="00157924" w:rsidRPr="00157924" w:rsidDel="009735D0">
          <w:rPr>
            <w:rFonts w:ascii="Times New Roman" w:eastAsiaTheme="majorEastAsia" w:hAnsi="Times New Roman" w:cs="Times New Roman" w:hint="eastAsia"/>
            <w:sz w:val="22"/>
          </w:rPr>
          <w:delText>共同研究で</w:delText>
        </w:r>
      </w:del>
      <w:ins w:id="360" w:author="作成者">
        <w:del w:id="361" w:author="作成者">
          <w:r w:rsidR="00677A8E" w:rsidDel="009735D0">
            <w:rPr>
              <w:rFonts w:ascii="Times New Roman" w:eastAsiaTheme="majorEastAsia" w:hAnsi="Times New Roman" w:cs="Times New Roman" w:hint="eastAsia"/>
              <w:sz w:val="22"/>
            </w:rPr>
            <w:delText>では</w:delText>
          </w:r>
        </w:del>
      </w:ins>
      <w:del w:id="362" w:author="作成者">
        <w:r w:rsidR="00157924" w:rsidRPr="00157924" w:rsidDel="009735D0">
          <w:rPr>
            <w:rFonts w:ascii="Times New Roman" w:eastAsiaTheme="majorEastAsia" w:hAnsi="Times New Roman" w:cs="Times New Roman" w:hint="eastAsia"/>
            <w:sz w:val="22"/>
          </w:rPr>
          <w:delText>、タンタル系材料を中心としたモデル実験と系統比較によって、この長年の謎を解明しました。</w:delText>
        </w:r>
      </w:del>
    </w:p>
    <w:p w14:paraId="0F412A1B" w14:textId="5AD7FDCF" w:rsidR="00157924" w:rsidRPr="00157924" w:rsidRDefault="00157924">
      <w:pPr>
        <w:ind w:firstLineChars="150" w:firstLine="330"/>
        <w:rPr>
          <w:rFonts w:ascii="Times New Roman" w:eastAsiaTheme="majorEastAsia" w:hAnsi="Times New Roman" w:cs="Times New Roman"/>
          <w:sz w:val="22"/>
        </w:rPr>
        <w:pPrChange w:id="363" w:author="作成者">
          <w:pPr>
            <w:ind w:firstLineChars="100" w:firstLine="220"/>
          </w:pPr>
        </w:pPrChange>
      </w:pPr>
      <w:del w:id="364" w:author="作成者">
        <w:r w:rsidRPr="00157924" w:rsidDel="009735D0">
          <w:rPr>
            <w:rFonts w:ascii="Times New Roman" w:eastAsiaTheme="majorEastAsia" w:hAnsi="Times New Roman" w:cs="Times New Roman" w:hint="eastAsia"/>
            <w:sz w:val="22"/>
          </w:rPr>
          <w:delText>研究グループは、タンタル酸化物（</w:delText>
        </w:r>
        <w:r w:rsidRPr="00157924" w:rsidDel="009735D0">
          <w:rPr>
            <w:rFonts w:ascii="Times New Roman" w:eastAsiaTheme="majorEastAsia" w:hAnsi="Times New Roman" w:cs="Times New Roman"/>
            <w:sz w:val="22"/>
          </w:rPr>
          <w:delText>Ta₂O₅</w:delText>
        </w:r>
        <w:r w:rsidRPr="00157924" w:rsidDel="009735D0">
          <w:rPr>
            <w:rFonts w:ascii="Times New Roman" w:eastAsiaTheme="majorEastAsia" w:hAnsi="Times New Roman" w:cs="Times New Roman" w:hint="eastAsia"/>
            <w:sz w:val="22"/>
          </w:rPr>
          <w:delText>）を出発点に、段階的に窒素を導入して酸窒化物（</w:delText>
        </w:r>
        <w:r w:rsidRPr="00157924" w:rsidDel="009735D0">
          <w:rPr>
            <w:rFonts w:ascii="Times New Roman" w:eastAsiaTheme="majorEastAsia" w:hAnsi="Times New Roman" w:cs="Times New Roman"/>
            <w:sz w:val="22"/>
          </w:rPr>
          <w:delText xml:space="preserve">TaON </w:delText>
        </w:r>
        <w:r w:rsidRPr="00157924" w:rsidDel="009735D0">
          <w:rPr>
            <w:rFonts w:ascii="Times New Roman" w:eastAsiaTheme="majorEastAsia" w:hAnsi="Times New Roman" w:cs="Times New Roman" w:hint="eastAsia"/>
            <w:sz w:val="22"/>
          </w:rPr>
          <w:delText>→</w:delText>
        </w:r>
        <w:r w:rsidRPr="00157924" w:rsidDel="009735D0">
          <w:rPr>
            <w:rFonts w:ascii="Times New Roman" w:eastAsiaTheme="majorEastAsia" w:hAnsi="Times New Roman" w:cs="Times New Roman"/>
            <w:sz w:val="22"/>
          </w:rPr>
          <w:delText xml:space="preserve"> Ta₃N₅</w:delText>
        </w:r>
        <w:r w:rsidRPr="00157924" w:rsidDel="009735D0">
          <w:rPr>
            <w:rFonts w:ascii="Times New Roman" w:eastAsiaTheme="majorEastAsia" w:hAnsi="Times New Roman" w:cs="Times New Roman" w:hint="eastAsia"/>
            <w:sz w:val="22"/>
          </w:rPr>
          <w:delText>）へと変換し、さらにペロブスカイト型酸窒化物（</w:delText>
        </w:r>
        <w:r w:rsidRPr="00157924" w:rsidDel="009735D0">
          <w:rPr>
            <w:rFonts w:ascii="Times New Roman" w:eastAsiaTheme="majorEastAsia" w:hAnsi="Times New Roman" w:cs="Times New Roman"/>
            <w:sz w:val="22"/>
          </w:rPr>
          <w:delText>CaTaO₂N</w:delText>
        </w:r>
        <w:r w:rsidRPr="00157924" w:rsidDel="009735D0">
          <w:rPr>
            <w:rFonts w:ascii="Times New Roman" w:eastAsiaTheme="majorEastAsia" w:hAnsi="Times New Roman" w:cs="Times New Roman" w:hint="eastAsia"/>
            <w:sz w:val="22"/>
          </w:rPr>
          <w:delText>、</w:delText>
        </w:r>
        <w:r w:rsidRPr="00157924" w:rsidDel="009735D0">
          <w:rPr>
            <w:rFonts w:ascii="Times New Roman" w:eastAsiaTheme="majorEastAsia" w:hAnsi="Times New Roman" w:cs="Times New Roman"/>
            <w:sz w:val="22"/>
          </w:rPr>
          <w:delText>SrTaO₂N</w:delText>
        </w:r>
        <w:r w:rsidRPr="00157924" w:rsidDel="009735D0">
          <w:rPr>
            <w:rFonts w:ascii="Times New Roman" w:eastAsiaTheme="majorEastAsia" w:hAnsi="Times New Roman" w:cs="Times New Roman" w:hint="eastAsia"/>
            <w:sz w:val="22"/>
          </w:rPr>
          <w:delText>、</w:delText>
        </w:r>
        <w:r w:rsidRPr="00157924" w:rsidDel="009735D0">
          <w:rPr>
            <w:rFonts w:ascii="Times New Roman" w:eastAsiaTheme="majorEastAsia" w:hAnsi="Times New Roman" w:cs="Times New Roman"/>
            <w:sz w:val="22"/>
          </w:rPr>
          <w:delText>BaTaO₂N</w:delText>
        </w:r>
        <w:r w:rsidRPr="00157924" w:rsidDel="009735D0">
          <w:rPr>
            <w:rFonts w:ascii="Times New Roman" w:eastAsiaTheme="majorEastAsia" w:hAnsi="Times New Roman" w:cs="Times New Roman" w:hint="eastAsia"/>
            <w:sz w:val="22"/>
          </w:rPr>
          <w:delText>）も含めた一連の材料について、時間分解過渡吸収分光法</w:delText>
        </w:r>
      </w:del>
      <w:ins w:id="365" w:author="作成者">
        <w:del w:id="366" w:author="作成者">
          <w:r w:rsidR="00424C70" w:rsidRPr="00480BAC" w:rsidDel="009735D0">
            <w:rPr>
              <w:rFonts w:ascii="Times New Roman" w:eastAsiaTheme="majorEastAsia" w:hAnsi="Times New Roman" w:cs="Times New Roman" w:hint="eastAsia"/>
              <w:sz w:val="22"/>
              <w:vertAlign w:val="superscript"/>
            </w:rPr>
            <w:delText>※</w:delText>
          </w:r>
          <w:r w:rsidR="00424C70" w:rsidDel="009735D0">
            <w:rPr>
              <w:rFonts w:ascii="Times New Roman" w:eastAsiaTheme="majorEastAsia" w:hAnsi="Times New Roman" w:cs="Times New Roman" w:hint="eastAsia"/>
              <w:sz w:val="22"/>
              <w:vertAlign w:val="superscript"/>
            </w:rPr>
            <w:delText>8</w:delText>
          </w:r>
          <w:r w:rsidR="00424C70" w:rsidDel="009735D0">
            <w:rPr>
              <w:rFonts w:asciiTheme="majorEastAsia" w:eastAsiaTheme="majorEastAsia" w:hAnsiTheme="majorEastAsia" w:cs="Times New Roman" w:hint="eastAsia"/>
              <w:kern w:val="0"/>
              <w:sz w:val="22"/>
              <w:szCs w:val="36"/>
              <w:vertAlign w:val="superscript"/>
            </w:rPr>
            <w:delText>)</w:delText>
          </w:r>
        </w:del>
      </w:ins>
      <w:del w:id="367" w:author="作成者">
        <w:r w:rsidRPr="00157924" w:rsidDel="009735D0">
          <w:rPr>
            <w:rFonts w:ascii="Times New Roman" w:eastAsiaTheme="majorEastAsia" w:hAnsi="Times New Roman" w:cs="Times New Roman" w:hint="eastAsia"/>
            <w:sz w:val="22"/>
          </w:rPr>
          <w:delText>により正孔のエネルギー状態を追跡しました。その結果、以下の</w:delText>
        </w:r>
        <w:r w:rsidRPr="00157924" w:rsidDel="009735D0">
          <w:rPr>
            <w:rFonts w:ascii="Times New Roman" w:eastAsiaTheme="majorEastAsia" w:hAnsi="Times New Roman" w:cs="Times New Roman"/>
            <w:sz w:val="22"/>
          </w:rPr>
          <w:delText>3</w:delText>
        </w:r>
        <w:r w:rsidRPr="00157924" w:rsidDel="009735D0">
          <w:rPr>
            <w:rFonts w:ascii="Times New Roman" w:eastAsiaTheme="majorEastAsia" w:hAnsi="Times New Roman" w:cs="Times New Roman" w:hint="eastAsia"/>
            <w:sz w:val="22"/>
          </w:rPr>
          <w:delText>つの正孔トラップの様式を発見し、統一的な枠組みを構築しました（図</w:delText>
        </w:r>
        <w:r w:rsidRPr="00157924" w:rsidDel="009735D0">
          <w:rPr>
            <w:rFonts w:ascii="Times New Roman" w:eastAsiaTheme="majorEastAsia" w:hAnsi="Times New Roman" w:cs="Times New Roman"/>
            <w:sz w:val="22"/>
          </w:rPr>
          <w:delText>1</w:delText>
        </w:r>
        <w:r w:rsidRPr="00157924" w:rsidDel="009735D0">
          <w:rPr>
            <w:rFonts w:ascii="Times New Roman" w:eastAsiaTheme="majorEastAsia" w:hAnsi="Times New Roman" w:cs="Times New Roman" w:hint="eastAsia"/>
            <w:sz w:val="22"/>
          </w:rPr>
          <w:delText>参照）。</w:delText>
        </w:r>
      </w:del>
    </w:p>
    <w:p w14:paraId="7E4D589C" w14:textId="77777777" w:rsidR="00826139" w:rsidRDefault="00157924">
      <w:pPr>
        <w:pStyle w:val="ad"/>
        <w:numPr>
          <w:ilvl w:val="0"/>
          <w:numId w:val="1"/>
        </w:numPr>
        <w:ind w:leftChars="0"/>
        <w:rPr>
          <w:ins w:id="368" w:author="作成者"/>
          <w:rFonts w:ascii="Times New Roman" w:eastAsiaTheme="majorEastAsia" w:hAnsi="Times New Roman" w:cs="Times New Roman"/>
          <w:sz w:val="22"/>
        </w:rPr>
      </w:pPr>
      <w:r w:rsidRPr="003E0028">
        <w:rPr>
          <w:rFonts w:ascii="Times New Roman" w:eastAsiaTheme="majorEastAsia" w:hAnsi="Times New Roman" w:cs="Times New Roman"/>
          <w:sz w:val="22"/>
          <w:rPrChange w:id="369" w:author="作成者">
            <w:rPr/>
          </w:rPrChange>
        </w:rPr>
        <w:t>Type A</w:t>
      </w:r>
      <w:r w:rsidRPr="003E0028">
        <w:rPr>
          <w:rFonts w:ascii="Times New Roman" w:eastAsiaTheme="majorEastAsia" w:hAnsi="Times New Roman" w:cs="Times New Roman" w:hint="eastAsia"/>
          <w:sz w:val="22"/>
          <w:rPrChange w:id="370" w:author="作成者">
            <w:rPr>
              <w:rFonts w:hint="eastAsia"/>
            </w:rPr>
          </w:rPrChange>
        </w:rPr>
        <w:t>（紫外光応答型酸化物：</w:t>
      </w:r>
      <w:r w:rsidRPr="003E0028">
        <w:rPr>
          <w:rFonts w:ascii="Times New Roman" w:eastAsiaTheme="majorEastAsia" w:hAnsi="Times New Roman" w:cs="Times New Roman"/>
          <w:sz w:val="22"/>
          <w:rPrChange w:id="371" w:author="作成者">
            <w:rPr/>
          </w:rPrChange>
        </w:rPr>
        <w:t>TiO</w:t>
      </w:r>
      <w:ins w:id="372" w:author="作成者">
        <w:r w:rsidR="00144E2D" w:rsidRPr="007F0626">
          <w:rPr>
            <w:rFonts w:ascii="Times New Roman" w:eastAsiaTheme="majorEastAsia" w:hAnsi="Times New Roman" w:cs="Times New Roman"/>
            <w:sz w:val="22"/>
            <w:vertAlign w:val="subscript"/>
          </w:rPr>
          <w:t>2</w:t>
        </w:r>
      </w:ins>
      <w:del w:id="373" w:author="作成者">
        <w:r w:rsidRPr="003E0028" w:rsidDel="00144E2D">
          <w:rPr>
            <w:rFonts w:ascii="Times New Roman" w:eastAsiaTheme="majorEastAsia" w:hAnsi="Times New Roman" w:cs="Times New Roman"/>
            <w:sz w:val="22"/>
            <w:rPrChange w:id="374" w:author="作成者">
              <w:rPr/>
            </w:rPrChange>
          </w:rPr>
          <w:delText>₂</w:delText>
        </w:r>
      </w:del>
      <w:r w:rsidRPr="003E0028">
        <w:rPr>
          <w:rFonts w:ascii="Times New Roman" w:eastAsiaTheme="majorEastAsia" w:hAnsi="Times New Roman" w:cs="Times New Roman" w:hint="eastAsia"/>
          <w:sz w:val="22"/>
          <w:rPrChange w:id="375" w:author="作成者">
            <w:rPr>
              <w:rFonts w:hint="eastAsia"/>
            </w:rPr>
          </w:rPrChange>
        </w:rPr>
        <w:t>、</w:t>
      </w:r>
      <w:r w:rsidRPr="003E0028">
        <w:rPr>
          <w:rFonts w:ascii="Times New Roman" w:eastAsiaTheme="majorEastAsia" w:hAnsi="Times New Roman" w:cs="Times New Roman"/>
          <w:sz w:val="22"/>
          <w:rPrChange w:id="376" w:author="作成者">
            <w:rPr/>
          </w:rPrChange>
        </w:rPr>
        <w:t>Ta</w:t>
      </w:r>
      <w:ins w:id="377" w:author="作成者">
        <w:r w:rsidR="00144E2D" w:rsidRPr="007F0626">
          <w:rPr>
            <w:rFonts w:ascii="Times New Roman" w:eastAsiaTheme="majorEastAsia" w:hAnsi="Times New Roman" w:cs="Times New Roman"/>
            <w:sz w:val="22"/>
            <w:vertAlign w:val="subscript"/>
          </w:rPr>
          <w:t>2</w:t>
        </w:r>
      </w:ins>
      <w:del w:id="378" w:author="作成者">
        <w:r w:rsidRPr="003E0028" w:rsidDel="00144E2D">
          <w:rPr>
            <w:rFonts w:ascii="Times New Roman" w:eastAsiaTheme="majorEastAsia" w:hAnsi="Times New Roman" w:cs="Times New Roman"/>
            <w:sz w:val="22"/>
            <w:rPrChange w:id="379" w:author="作成者">
              <w:rPr/>
            </w:rPrChange>
          </w:rPr>
          <w:delText>₂</w:delText>
        </w:r>
      </w:del>
      <w:r w:rsidRPr="003E0028">
        <w:rPr>
          <w:rFonts w:ascii="Times New Roman" w:eastAsiaTheme="majorEastAsia" w:hAnsi="Times New Roman" w:cs="Times New Roman"/>
          <w:sz w:val="22"/>
          <w:rPrChange w:id="380" w:author="作成者">
            <w:rPr/>
          </w:rPrChange>
        </w:rPr>
        <w:t>O</w:t>
      </w:r>
      <w:ins w:id="381" w:author="作成者">
        <w:r w:rsidR="00144E2D">
          <w:rPr>
            <w:rFonts w:ascii="Times New Roman" w:eastAsiaTheme="majorEastAsia" w:hAnsi="Times New Roman" w:cs="Times New Roman"/>
            <w:sz w:val="22"/>
            <w:vertAlign w:val="subscript"/>
          </w:rPr>
          <w:t>5</w:t>
        </w:r>
      </w:ins>
      <w:del w:id="382" w:author="作成者">
        <w:r w:rsidRPr="003E0028" w:rsidDel="00144E2D">
          <w:rPr>
            <w:rFonts w:ascii="Times New Roman" w:eastAsiaTheme="majorEastAsia" w:hAnsi="Times New Roman" w:cs="Times New Roman"/>
            <w:sz w:val="22"/>
            <w:rPrChange w:id="383" w:author="作成者">
              <w:rPr/>
            </w:rPrChange>
          </w:rPr>
          <w:delText>₅</w:delText>
        </w:r>
      </w:del>
      <w:r w:rsidRPr="003E0028">
        <w:rPr>
          <w:rFonts w:ascii="Times New Roman" w:eastAsiaTheme="majorEastAsia" w:hAnsi="Times New Roman" w:cs="Times New Roman"/>
          <w:sz w:val="22"/>
          <w:rPrChange w:id="384" w:author="作成者">
            <w:rPr/>
          </w:rPrChange>
        </w:rPr>
        <w:t xml:space="preserve"> </w:t>
      </w:r>
      <w:r w:rsidRPr="003E0028">
        <w:rPr>
          <w:rFonts w:ascii="Times New Roman" w:eastAsiaTheme="majorEastAsia" w:hAnsi="Times New Roman" w:cs="Times New Roman" w:hint="eastAsia"/>
          <w:sz w:val="22"/>
          <w:rPrChange w:id="385" w:author="作成者">
            <w:rPr>
              <w:rFonts w:hint="eastAsia"/>
            </w:rPr>
          </w:rPrChange>
        </w:rPr>
        <w:t>など）</w:t>
      </w:r>
      <w:del w:id="386" w:author="作成者">
        <w:r w:rsidRPr="003E0028" w:rsidDel="00677A8E">
          <w:rPr>
            <w:rFonts w:ascii="Times New Roman" w:eastAsiaTheme="majorEastAsia" w:hAnsi="Times New Roman" w:cs="Times New Roman"/>
            <w:sz w:val="22"/>
            <w:rPrChange w:id="387" w:author="作成者">
              <w:rPr/>
            </w:rPrChange>
          </w:rPr>
          <w:delText xml:space="preserve"> </w:delText>
        </w:r>
      </w:del>
      <w:ins w:id="388" w:author="作成者">
        <w:del w:id="389" w:author="作成者">
          <w:r w:rsidR="00677A8E" w:rsidDel="00826139">
            <w:rPr>
              <w:rFonts w:ascii="Times New Roman" w:eastAsiaTheme="majorEastAsia" w:hAnsi="Times New Roman" w:cs="Times New Roman" w:hint="eastAsia"/>
              <w:sz w:val="22"/>
            </w:rPr>
            <w:delText>：</w:delText>
          </w:r>
        </w:del>
      </w:ins>
    </w:p>
    <w:p w14:paraId="51F8F6A5" w14:textId="4EF73F89" w:rsidR="00157924" w:rsidRPr="003E0028" w:rsidRDefault="00157924" w:rsidP="00826139">
      <w:pPr>
        <w:pStyle w:val="ad"/>
        <w:ind w:leftChars="0" w:left="360"/>
        <w:rPr>
          <w:rFonts w:ascii="Times New Roman" w:eastAsiaTheme="majorEastAsia" w:hAnsi="Times New Roman" w:cs="Times New Roman"/>
          <w:sz w:val="22"/>
          <w:rPrChange w:id="390" w:author="作成者">
            <w:rPr/>
          </w:rPrChange>
        </w:rPr>
        <w:pPrChange w:id="391" w:author="作成者">
          <w:pPr/>
        </w:pPrChange>
      </w:pPr>
      <w:r w:rsidRPr="003E0028">
        <w:rPr>
          <w:rFonts w:ascii="Times New Roman" w:eastAsiaTheme="majorEastAsia" w:hAnsi="Times New Roman" w:cs="Times New Roman" w:hint="eastAsia"/>
          <w:sz w:val="22"/>
          <w:rPrChange w:id="392" w:author="作成者">
            <w:rPr>
              <w:rFonts w:hint="eastAsia"/>
            </w:rPr>
          </w:rPrChange>
        </w:rPr>
        <w:t>酸素イオン（</w:t>
      </w:r>
      <w:r w:rsidRPr="003E0028">
        <w:rPr>
          <w:rFonts w:ascii="Times New Roman" w:eastAsiaTheme="majorEastAsia" w:hAnsi="Times New Roman" w:cs="Times New Roman"/>
          <w:sz w:val="22"/>
          <w:rPrChange w:id="393" w:author="作成者">
            <w:rPr/>
          </w:rPrChange>
        </w:rPr>
        <w:t>O</w:t>
      </w:r>
      <w:ins w:id="394" w:author="作成者">
        <w:r w:rsidR="00482C68">
          <w:rPr>
            <w:rFonts w:ascii="Times New Roman" w:eastAsiaTheme="majorEastAsia" w:hAnsi="Times New Roman" w:cs="Times New Roman"/>
            <w:sz w:val="22"/>
            <w:vertAlign w:val="superscript"/>
          </w:rPr>
          <w:t>2</w:t>
        </w:r>
        <w:r w:rsidR="00482C68" w:rsidRPr="007F0626">
          <w:rPr>
            <w:rFonts w:ascii="Times New Roman" w:eastAsiaTheme="majorEastAsia" w:hAnsi="Times New Roman" w:cs="Times New Roman"/>
            <w:sz w:val="22"/>
            <w:vertAlign w:val="superscript"/>
          </w:rPr>
          <w:t>-</w:t>
        </w:r>
      </w:ins>
      <w:del w:id="395" w:author="作成者">
        <w:r w:rsidRPr="003E0028" w:rsidDel="00482C68">
          <w:rPr>
            <w:rFonts w:ascii="Times New Roman" w:eastAsiaTheme="majorEastAsia" w:hAnsi="Times New Roman" w:cs="Times New Roman"/>
            <w:sz w:val="22"/>
            <w:rPrChange w:id="396" w:author="作成者">
              <w:rPr/>
            </w:rPrChange>
          </w:rPr>
          <w:delText>²⁻</w:delText>
        </w:r>
      </w:del>
      <w:r w:rsidRPr="003E0028">
        <w:rPr>
          <w:rFonts w:ascii="Times New Roman" w:eastAsiaTheme="majorEastAsia" w:hAnsi="Times New Roman" w:cs="Times New Roman" w:hint="eastAsia"/>
          <w:sz w:val="22"/>
          <w:rPrChange w:id="397" w:author="作成者">
            <w:rPr>
              <w:rFonts w:hint="eastAsia"/>
            </w:rPr>
          </w:rPrChange>
        </w:rPr>
        <w:t>）の分極性</w:t>
      </w:r>
      <w:ins w:id="398" w:author="作成者">
        <w:r w:rsidR="00424C70" w:rsidRPr="00480BAC">
          <w:rPr>
            <w:rFonts w:ascii="Times New Roman" w:eastAsiaTheme="majorEastAsia" w:hAnsi="Times New Roman" w:cs="Times New Roman" w:hint="eastAsia"/>
            <w:sz w:val="22"/>
            <w:vertAlign w:val="superscript"/>
          </w:rPr>
          <w:t>※</w:t>
        </w:r>
        <w:r w:rsidR="00424C70">
          <w:rPr>
            <w:rFonts w:ascii="Times New Roman" w:eastAsiaTheme="majorEastAsia" w:hAnsi="Times New Roman" w:cs="Times New Roman" w:hint="eastAsia"/>
            <w:sz w:val="22"/>
            <w:vertAlign w:val="superscript"/>
          </w:rPr>
          <w:t>9</w:t>
        </w:r>
        <w:r w:rsidR="00424C70">
          <w:rPr>
            <w:rFonts w:asciiTheme="majorEastAsia" w:eastAsiaTheme="majorEastAsia" w:hAnsiTheme="majorEastAsia" w:cs="Times New Roman" w:hint="eastAsia"/>
            <w:kern w:val="0"/>
            <w:sz w:val="22"/>
            <w:szCs w:val="36"/>
            <w:vertAlign w:val="superscript"/>
          </w:rPr>
          <w:t>)</w:t>
        </w:r>
      </w:ins>
      <w:r w:rsidRPr="003E0028">
        <w:rPr>
          <w:rFonts w:ascii="Times New Roman" w:eastAsiaTheme="majorEastAsia" w:hAnsi="Times New Roman" w:cs="Times New Roman" w:hint="eastAsia"/>
          <w:sz w:val="22"/>
          <w:rPrChange w:id="399" w:author="作成者">
            <w:rPr>
              <w:rFonts w:hint="eastAsia"/>
            </w:rPr>
          </w:rPrChange>
        </w:rPr>
        <w:t>が低いため、正孔が局在すると周囲の格子が大きく歪み、深いトラップ状態が形成されます。これが従来の「小ポーラロン」モデルに対応し、幅広い（ブロードな）光吸収として観測されます。</w:t>
      </w:r>
    </w:p>
    <w:p w14:paraId="23F3F95E" w14:textId="77777777" w:rsidR="00826139" w:rsidRDefault="00157924" w:rsidP="00826139">
      <w:pPr>
        <w:pStyle w:val="ad"/>
        <w:numPr>
          <w:ilvl w:val="0"/>
          <w:numId w:val="1"/>
        </w:numPr>
        <w:ind w:leftChars="0"/>
        <w:rPr>
          <w:ins w:id="400" w:author="作成者"/>
          <w:rFonts w:ascii="Times New Roman" w:eastAsiaTheme="majorEastAsia" w:hAnsi="Times New Roman" w:cs="Times New Roman"/>
          <w:sz w:val="22"/>
        </w:rPr>
      </w:pPr>
      <w:r w:rsidRPr="003E0028">
        <w:rPr>
          <w:rFonts w:ascii="Times New Roman" w:eastAsiaTheme="majorEastAsia" w:hAnsi="Times New Roman" w:cs="Times New Roman"/>
          <w:sz w:val="22"/>
          <w:rPrChange w:id="401" w:author="作成者">
            <w:rPr/>
          </w:rPrChange>
        </w:rPr>
        <w:t>Type B</w:t>
      </w:r>
      <w:r w:rsidRPr="003E0028">
        <w:rPr>
          <w:rFonts w:ascii="Times New Roman" w:eastAsiaTheme="majorEastAsia" w:hAnsi="Times New Roman" w:cs="Times New Roman" w:hint="eastAsia"/>
          <w:sz w:val="22"/>
          <w:rPrChange w:id="402" w:author="作成者">
            <w:rPr>
              <w:rFonts w:hint="eastAsia"/>
            </w:rPr>
          </w:rPrChange>
        </w:rPr>
        <w:t>（可視光応答型酸窒化物</w:t>
      </w:r>
      <w:del w:id="403" w:author="作成者">
        <w:r w:rsidRPr="003E0028" w:rsidDel="00826139">
          <w:rPr>
            <w:rFonts w:ascii="Times New Roman" w:eastAsiaTheme="majorEastAsia" w:hAnsi="Times New Roman" w:cs="Times New Roman" w:hint="eastAsia"/>
            <w:sz w:val="22"/>
            <w:rPrChange w:id="404" w:author="作成者">
              <w:rPr>
                <w:rFonts w:hint="eastAsia"/>
              </w:rPr>
            </w:rPrChange>
          </w:rPr>
          <w:delText>：</w:delText>
        </w:r>
      </w:del>
      <w:proofErr w:type="spellStart"/>
      <w:r w:rsidRPr="00826139">
        <w:rPr>
          <w:rFonts w:ascii="Times New Roman" w:eastAsiaTheme="majorEastAsia" w:hAnsi="Times New Roman" w:cs="Times New Roman"/>
          <w:sz w:val="22"/>
          <w:rPrChange w:id="405" w:author="作成者">
            <w:rPr/>
          </w:rPrChange>
        </w:rPr>
        <w:t>TaON</w:t>
      </w:r>
      <w:proofErr w:type="spellEnd"/>
      <w:r w:rsidRPr="00826139">
        <w:rPr>
          <w:rFonts w:ascii="Times New Roman" w:eastAsiaTheme="majorEastAsia" w:hAnsi="Times New Roman" w:cs="Times New Roman" w:hint="eastAsia"/>
          <w:sz w:val="22"/>
          <w:rPrChange w:id="406" w:author="作成者">
            <w:rPr>
              <w:rFonts w:hint="eastAsia"/>
            </w:rPr>
          </w:rPrChange>
        </w:rPr>
        <w:t>、</w:t>
      </w:r>
      <w:ins w:id="407" w:author="作成者">
        <w:r w:rsidR="00144E2D" w:rsidRPr="00826139">
          <w:rPr>
            <w:rFonts w:ascii="Times New Roman" w:eastAsiaTheme="majorEastAsia" w:hAnsi="Times New Roman" w:cs="Times New Roman"/>
            <w:sz w:val="22"/>
            <w:rPrChange w:id="408" w:author="作成者">
              <w:rPr/>
            </w:rPrChange>
          </w:rPr>
          <w:t>Ta</w:t>
        </w:r>
        <w:r w:rsidR="00144E2D" w:rsidRPr="00826139">
          <w:rPr>
            <w:rFonts w:ascii="Times New Roman" w:eastAsiaTheme="majorEastAsia" w:hAnsi="Times New Roman" w:cs="Times New Roman"/>
            <w:sz w:val="22"/>
            <w:vertAlign w:val="subscript"/>
            <w:rPrChange w:id="409" w:author="作成者">
              <w:rPr>
                <w:vertAlign w:val="subscript"/>
              </w:rPr>
            </w:rPrChange>
          </w:rPr>
          <w:t>3</w:t>
        </w:r>
        <w:r w:rsidR="00144E2D" w:rsidRPr="00826139">
          <w:rPr>
            <w:rFonts w:ascii="Times New Roman" w:eastAsiaTheme="majorEastAsia" w:hAnsi="Times New Roman" w:cs="Times New Roman"/>
            <w:sz w:val="22"/>
            <w:rPrChange w:id="410" w:author="作成者">
              <w:rPr/>
            </w:rPrChange>
          </w:rPr>
          <w:t>N</w:t>
        </w:r>
        <w:r w:rsidR="00144E2D" w:rsidRPr="00826139">
          <w:rPr>
            <w:rFonts w:ascii="Times New Roman" w:eastAsiaTheme="majorEastAsia" w:hAnsi="Times New Roman" w:cs="Times New Roman"/>
            <w:sz w:val="22"/>
            <w:vertAlign w:val="subscript"/>
            <w:rPrChange w:id="411" w:author="作成者">
              <w:rPr>
                <w:vertAlign w:val="subscript"/>
              </w:rPr>
            </w:rPrChange>
          </w:rPr>
          <w:t>5</w:t>
        </w:r>
      </w:ins>
      <w:del w:id="412" w:author="作成者">
        <w:r w:rsidRPr="00826139" w:rsidDel="00144E2D">
          <w:rPr>
            <w:rFonts w:ascii="Times New Roman" w:eastAsiaTheme="majorEastAsia" w:hAnsi="Times New Roman" w:cs="Times New Roman"/>
            <w:sz w:val="22"/>
            <w:rPrChange w:id="413" w:author="作成者">
              <w:rPr/>
            </w:rPrChange>
          </w:rPr>
          <w:delText>Ta₃N₅</w:delText>
        </w:r>
      </w:del>
      <w:r w:rsidRPr="00826139">
        <w:rPr>
          <w:rFonts w:ascii="Times New Roman" w:eastAsiaTheme="majorEastAsia" w:hAnsi="Times New Roman" w:cs="Times New Roman" w:hint="eastAsia"/>
          <w:sz w:val="22"/>
          <w:rPrChange w:id="414" w:author="作成者">
            <w:rPr>
              <w:rFonts w:hint="eastAsia"/>
            </w:rPr>
          </w:rPrChange>
        </w:rPr>
        <w:t>、</w:t>
      </w:r>
      <w:r w:rsidRPr="00826139">
        <w:rPr>
          <w:rFonts w:ascii="Times New Roman" w:eastAsiaTheme="majorEastAsia" w:hAnsi="Times New Roman" w:cs="Times New Roman"/>
          <w:sz w:val="22"/>
          <w:rPrChange w:id="415" w:author="作成者">
            <w:rPr/>
          </w:rPrChange>
        </w:rPr>
        <w:t>BaTaO</w:t>
      </w:r>
      <w:ins w:id="416" w:author="作成者">
        <w:r w:rsidR="00144E2D" w:rsidRPr="00826139">
          <w:rPr>
            <w:rFonts w:ascii="Times New Roman" w:eastAsiaTheme="majorEastAsia" w:hAnsi="Times New Roman" w:cs="Times New Roman"/>
            <w:sz w:val="22"/>
            <w:vertAlign w:val="subscript"/>
            <w:rPrChange w:id="417" w:author="作成者">
              <w:rPr>
                <w:vertAlign w:val="subscript"/>
              </w:rPr>
            </w:rPrChange>
          </w:rPr>
          <w:t>2</w:t>
        </w:r>
      </w:ins>
      <w:del w:id="418" w:author="作成者">
        <w:r w:rsidRPr="00826139" w:rsidDel="00144E2D">
          <w:rPr>
            <w:rFonts w:ascii="Times New Roman" w:eastAsiaTheme="majorEastAsia" w:hAnsi="Times New Roman" w:cs="Times New Roman"/>
            <w:sz w:val="22"/>
            <w:rPrChange w:id="419" w:author="作成者">
              <w:rPr/>
            </w:rPrChange>
          </w:rPr>
          <w:delText>₂</w:delText>
        </w:r>
      </w:del>
      <w:r w:rsidRPr="00826139">
        <w:rPr>
          <w:rFonts w:ascii="Times New Roman" w:eastAsiaTheme="majorEastAsia" w:hAnsi="Times New Roman" w:cs="Times New Roman"/>
          <w:sz w:val="22"/>
          <w:rPrChange w:id="420" w:author="作成者">
            <w:rPr/>
          </w:rPrChange>
        </w:rPr>
        <w:t xml:space="preserve">N </w:t>
      </w:r>
      <w:r w:rsidRPr="00826139">
        <w:rPr>
          <w:rFonts w:ascii="Times New Roman" w:eastAsiaTheme="majorEastAsia" w:hAnsi="Times New Roman" w:cs="Times New Roman" w:hint="eastAsia"/>
          <w:sz w:val="22"/>
          <w:rPrChange w:id="421" w:author="作成者">
            <w:rPr>
              <w:rFonts w:hint="eastAsia"/>
            </w:rPr>
          </w:rPrChange>
        </w:rPr>
        <w:t>など）</w:t>
      </w:r>
      <w:del w:id="422" w:author="作成者">
        <w:r w:rsidRPr="00826139" w:rsidDel="00677A8E">
          <w:rPr>
            <w:rFonts w:ascii="Times New Roman" w:eastAsiaTheme="majorEastAsia" w:hAnsi="Times New Roman" w:cs="Times New Roman"/>
            <w:sz w:val="22"/>
            <w:rPrChange w:id="423" w:author="作成者">
              <w:rPr/>
            </w:rPrChange>
          </w:rPr>
          <w:delText xml:space="preserve"> </w:delText>
        </w:r>
      </w:del>
      <w:ins w:id="424" w:author="作成者">
        <w:del w:id="425" w:author="作成者">
          <w:r w:rsidR="00677A8E" w:rsidRPr="00826139" w:rsidDel="00826139">
            <w:rPr>
              <w:rFonts w:ascii="Times New Roman" w:eastAsiaTheme="majorEastAsia" w:hAnsi="Times New Roman" w:cs="Times New Roman" w:hint="eastAsia"/>
              <w:sz w:val="22"/>
              <w:rPrChange w:id="426" w:author="作成者">
                <w:rPr>
                  <w:rFonts w:hint="eastAsia"/>
                </w:rPr>
              </w:rPrChange>
            </w:rPr>
            <w:delText>：</w:delText>
          </w:r>
        </w:del>
      </w:ins>
    </w:p>
    <w:p w14:paraId="571AF18E" w14:textId="568413AF" w:rsidR="00157924" w:rsidRPr="00826139" w:rsidRDefault="00157924" w:rsidP="00826139">
      <w:pPr>
        <w:pStyle w:val="ad"/>
        <w:ind w:leftChars="0" w:left="360"/>
        <w:rPr>
          <w:rFonts w:ascii="Times New Roman" w:eastAsiaTheme="majorEastAsia" w:hAnsi="Times New Roman" w:cs="Times New Roman"/>
          <w:sz w:val="22"/>
          <w:rPrChange w:id="427" w:author="作成者">
            <w:rPr/>
          </w:rPrChange>
        </w:rPr>
        <w:pPrChange w:id="428" w:author="作成者">
          <w:pPr>
            <w:ind w:firstLineChars="100" w:firstLine="210"/>
          </w:pPr>
        </w:pPrChange>
      </w:pPr>
      <w:bookmarkStart w:id="429" w:name="_GoBack"/>
      <w:bookmarkEnd w:id="429"/>
      <w:r w:rsidRPr="00826139">
        <w:rPr>
          <w:rFonts w:ascii="Times New Roman" w:eastAsiaTheme="majorEastAsia" w:hAnsi="Times New Roman" w:cs="Times New Roman" w:hint="eastAsia"/>
          <w:sz w:val="22"/>
          <w:rPrChange w:id="430" w:author="作成者">
            <w:rPr>
              <w:rFonts w:hint="eastAsia"/>
            </w:rPr>
          </w:rPrChange>
        </w:rPr>
        <w:t>窒素イオン（</w:t>
      </w:r>
      <w:r w:rsidRPr="00826139">
        <w:rPr>
          <w:rFonts w:ascii="Times New Roman" w:eastAsiaTheme="majorEastAsia" w:hAnsi="Times New Roman" w:cs="Times New Roman"/>
          <w:sz w:val="22"/>
          <w:rPrChange w:id="431" w:author="作成者">
            <w:rPr/>
          </w:rPrChange>
        </w:rPr>
        <w:t>N</w:t>
      </w:r>
      <w:ins w:id="432" w:author="作成者">
        <w:r w:rsidR="00482C68" w:rsidRPr="00826139">
          <w:rPr>
            <w:rFonts w:ascii="Times New Roman" w:eastAsiaTheme="majorEastAsia" w:hAnsi="Times New Roman" w:cs="Times New Roman"/>
            <w:sz w:val="22"/>
            <w:vertAlign w:val="superscript"/>
            <w:rPrChange w:id="433" w:author="作成者">
              <w:rPr>
                <w:rFonts w:ascii="Times New Roman" w:eastAsiaTheme="majorEastAsia" w:hAnsi="Times New Roman" w:cs="Times New Roman"/>
                <w:sz w:val="22"/>
              </w:rPr>
            </w:rPrChange>
          </w:rPr>
          <w:t>3-</w:t>
        </w:r>
      </w:ins>
      <w:del w:id="434" w:author="作成者">
        <w:r w:rsidRPr="00826139" w:rsidDel="00482C68">
          <w:rPr>
            <w:rFonts w:ascii="Times New Roman" w:eastAsiaTheme="majorEastAsia" w:hAnsi="Times New Roman" w:cs="Times New Roman"/>
            <w:sz w:val="22"/>
            <w:rPrChange w:id="435" w:author="作成者">
              <w:rPr/>
            </w:rPrChange>
          </w:rPr>
          <w:delText>³⁻</w:delText>
        </w:r>
      </w:del>
      <w:r w:rsidRPr="00826139">
        <w:rPr>
          <w:rFonts w:ascii="Times New Roman" w:eastAsiaTheme="majorEastAsia" w:hAnsi="Times New Roman" w:cs="Times New Roman" w:hint="eastAsia"/>
          <w:sz w:val="22"/>
          <w:rPrChange w:id="436" w:author="作成者">
            <w:rPr>
              <w:rFonts w:hint="eastAsia"/>
            </w:rPr>
          </w:rPrChange>
        </w:rPr>
        <w:t>）は酸素イオンよりも分極性が高</w:t>
      </w:r>
      <w:del w:id="437" w:author="作成者">
        <w:r w:rsidRPr="00826139" w:rsidDel="00A17A08">
          <w:rPr>
            <w:rFonts w:ascii="Times New Roman" w:eastAsiaTheme="majorEastAsia" w:hAnsi="Times New Roman" w:cs="Times New Roman" w:hint="eastAsia"/>
            <w:sz w:val="22"/>
            <w:rPrChange w:id="438" w:author="作成者">
              <w:rPr>
                <w:rFonts w:hint="eastAsia"/>
              </w:rPr>
            </w:rPrChange>
          </w:rPr>
          <w:delText>いため</w:delText>
        </w:r>
      </w:del>
      <w:ins w:id="439" w:author="作成者">
        <w:r w:rsidR="00A17A08" w:rsidRPr="00826139">
          <w:rPr>
            <w:rFonts w:ascii="Times New Roman" w:eastAsiaTheme="majorEastAsia" w:hAnsi="Times New Roman" w:cs="Times New Roman" w:hint="eastAsia"/>
            <w:sz w:val="22"/>
            <w:rPrChange w:id="440" w:author="作成者">
              <w:rPr>
                <w:rFonts w:hint="eastAsia"/>
              </w:rPr>
            </w:rPrChange>
          </w:rPr>
          <w:t>く</w:t>
        </w:r>
      </w:ins>
      <w:r w:rsidRPr="00826139">
        <w:rPr>
          <w:rFonts w:ascii="Times New Roman" w:eastAsiaTheme="majorEastAsia" w:hAnsi="Times New Roman" w:cs="Times New Roman" w:hint="eastAsia"/>
          <w:sz w:val="22"/>
          <w:rPrChange w:id="441" w:author="作成者">
            <w:rPr>
              <w:rFonts w:hint="eastAsia"/>
            </w:rPr>
          </w:rPrChange>
        </w:rPr>
        <w:t>、正孔の正電荷を電子的に遮蔽</w:t>
      </w:r>
      <w:del w:id="442" w:author="作成者">
        <w:r w:rsidRPr="00826139" w:rsidDel="00A17A08">
          <w:rPr>
            <w:rFonts w:ascii="Times New Roman" w:eastAsiaTheme="majorEastAsia" w:hAnsi="Times New Roman" w:cs="Times New Roman" w:hint="eastAsia"/>
            <w:sz w:val="22"/>
            <w:rPrChange w:id="443" w:author="作成者">
              <w:rPr>
                <w:rFonts w:hint="eastAsia"/>
              </w:rPr>
            </w:rPrChange>
          </w:rPr>
          <w:delText>（スクリーニング）し</w:delText>
        </w:r>
      </w:del>
      <w:ins w:id="444" w:author="作成者">
        <w:r w:rsidR="00A17A08" w:rsidRPr="00826139">
          <w:rPr>
            <w:rFonts w:ascii="Times New Roman" w:eastAsiaTheme="majorEastAsia" w:hAnsi="Times New Roman" w:cs="Times New Roman" w:hint="eastAsia"/>
            <w:sz w:val="22"/>
            <w:rPrChange w:id="445" w:author="作成者">
              <w:rPr>
                <w:rFonts w:hint="eastAsia"/>
              </w:rPr>
            </w:rPrChange>
          </w:rPr>
          <w:t>するため</w:t>
        </w:r>
      </w:ins>
      <w:r w:rsidRPr="00826139">
        <w:rPr>
          <w:rFonts w:ascii="Times New Roman" w:eastAsiaTheme="majorEastAsia" w:hAnsi="Times New Roman" w:cs="Times New Roman" w:hint="eastAsia"/>
          <w:sz w:val="22"/>
          <w:rPrChange w:id="446" w:author="作成者">
            <w:rPr>
              <w:rFonts w:hint="eastAsia"/>
            </w:rPr>
          </w:rPrChange>
        </w:rPr>
        <w:t>、格子歪み</w:t>
      </w:r>
      <w:del w:id="447" w:author="作成者">
        <w:r w:rsidRPr="00826139" w:rsidDel="00A17A08">
          <w:rPr>
            <w:rFonts w:ascii="Times New Roman" w:eastAsiaTheme="majorEastAsia" w:hAnsi="Times New Roman" w:cs="Times New Roman" w:hint="eastAsia"/>
            <w:sz w:val="22"/>
            <w:rPrChange w:id="448" w:author="作成者">
              <w:rPr>
                <w:rFonts w:hint="eastAsia"/>
              </w:rPr>
            </w:rPrChange>
          </w:rPr>
          <w:delText>を</w:delText>
        </w:r>
      </w:del>
      <w:ins w:id="449" w:author="作成者">
        <w:r w:rsidR="00A17A08" w:rsidRPr="00826139">
          <w:rPr>
            <w:rFonts w:ascii="Times New Roman" w:eastAsiaTheme="majorEastAsia" w:hAnsi="Times New Roman" w:cs="Times New Roman" w:hint="eastAsia"/>
            <w:sz w:val="22"/>
            <w:rPrChange w:id="450" w:author="作成者">
              <w:rPr>
                <w:rFonts w:hint="eastAsia"/>
              </w:rPr>
            </w:rPrChange>
          </w:rPr>
          <w:t>が</w:t>
        </w:r>
      </w:ins>
      <w:r w:rsidRPr="00826139">
        <w:rPr>
          <w:rFonts w:ascii="Times New Roman" w:eastAsiaTheme="majorEastAsia" w:hAnsi="Times New Roman" w:cs="Times New Roman" w:hint="eastAsia"/>
          <w:sz w:val="22"/>
          <w:rPrChange w:id="451" w:author="作成者">
            <w:rPr>
              <w:rFonts w:hint="eastAsia"/>
            </w:rPr>
          </w:rPrChange>
        </w:rPr>
        <w:t>大幅に抑制</w:t>
      </w:r>
      <w:del w:id="452" w:author="作成者">
        <w:r w:rsidRPr="00826139" w:rsidDel="00A17A08">
          <w:rPr>
            <w:rFonts w:ascii="Times New Roman" w:eastAsiaTheme="majorEastAsia" w:hAnsi="Times New Roman" w:cs="Times New Roman" w:hint="eastAsia"/>
            <w:sz w:val="22"/>
            <w:rPrChange w:id="453" w:author="作成者">
              <w:rPr>
                <w:rFonts w:hint="eastAsia"/>
              </w:rPr>
            </w:rPrChange>
          </w:rPr>
          <w:delText>し</w:delText>
        </w:r>
      </w:del>
      <w:ins w:id="454" w:author="作成者">
        <w:r w:rsidR="00A17A08" w:rsidRPr="00826139">
          <w:rPr>
            <w:rFonts w:ascii="Times New Roman" w:eastAsiaTheme="majorEastAsia" w:hAnsi="Times New Roman" w:cs="Times New Roman" w:hint="eastAsia"/>
            <w:sz w:val="22"/>
            <w:rPrChange w:id="455" w:author="作成者">
              <w:rPr>
                <w:rFonts w:hint="eastAsia"/>
              </w:rPr>
            </w:rPrChange>
          </w:rPr>
          <w:t>され</w:t>
        </w:r>
      </w:ins>
      <w:r w:rsidRPr="00826139">
        <w:rPr>
          <w:rFonts w:ascii="Times New Roman" w:eastAsiaTheme="majorEastAsia" w:hAnsi="Times New Roman" w:cs="Times New Roman" w:hint="eastAsia"/>
          <w:sz w:val="22"/>
          <w:rPrChange w:id="456" w:author="作成者">
            <w:rPr>
              <w:rFonts w:hint="eastAsia"/>
            </w:rPr>
          </w:rPrChange>
        </w:rPr>
        <w:t>ます。その結果、正孔はバンド端</w:t>
      </w:r>
      <w:del w:id="457" w:author="作成者">
        <w:r w:rsidRPr="00826139" w:rsidDel="00A17A08">
          <w:rPr>
            <w:rFonts w:ascii="Times New Roman" w:eastAsiaTheme="majorEastAsia" w:hAnsi="Times New Roman" w:cs="Times New Roman" w:hint="eastAsia"/>
            <w:sz w:val="22"/>
            <w:rPrChange w:id="458" w:author="作成者">
              <w:rPr>
                <w:rFonts w:hint="eastAsia"/>
              </w:rPr>
            </w:rPrChange>
          </w:rPr>
          <w:delText>（価電子帯の上端）</w:delText>
        </w:r>
      </w:del>
      <w:r w:rsidRPr="00826139">
        <w:rPr>
          <w:rFonts w:ascii="Times New Roman" w:eastAsiaTheme="majorEastAsia" w:hAnsi="Times New Roman" w:cs="Times New Roman" w:hint="eastAsia"/>
          <w:sz w:val="22"/>
          <w:rPrChange w:id="459" w:author="作成者">
            <w:rPr>
              <w:rFonts w:hint="eastAsia"/>
            </w:rPr>
          </w:rPrChange>
        </w:rPr>
        <w:t>近傍の浅い</w:t>
      </w:r>
      <w:ins w:id="460" w:author="作成者">
        <w:r w:rsidR="00A17A08" w:rsidRPr="00826139">
          <w:rPr>
            <w:rFonts w:ascii="Times New Roman" w:eastAsiaTheme="majorEastAsia" w:hAnsi="Times New Roman" w:cs="Times New Roman" w:hint="eastAsia"/>
            <w:sz w:val="22"/>
            <w:rPrChange w:id="461" w:author="作成者">
              <w:rPr>
                <w:rFonts w:hint="eastAsia"/>
              </w:rPr>
            </w:rPrChange>
          </w:rPr>
          <w:t>トラップ</w:t>
        </w:r>
      </w:ins>
      <w:r w:rsidRPr="00826139">
        <w:rPr>
          <w:rFonts w:ascii="Times New Roman" w:eastAsiaTheme="majorEastAsia" w:hAnsi="Times New Roman" w:cs="Times New Roman" w:hint="eastAsia"/>
          <w:sz w:val="22"/>
          <w:rPrChange w:id="462" w:author="作成者">
            <w:rPr>
              <w:rFonts w:hint="eastAsia"/>
            </w:rPr>
          </w:rPrChange>
        </w:rPr>
        <w:t>状態にとどまり、鋭い</w:t>
      </w:r>
      <w:ins w:id="463" w:author="作成者">
        <w:r w:rsidR="00A17A08" w:rsidRPr="00826139">
          <w:rPr>
            <w:rFonts w:ascii="Times New Roman" w:eastAsiaTheme="majorEastAsia" w:hAnsi="Times New Roman" w:cs="Times New Roman" w:hint="eastAsia"/>
            <w:sz w:val="22"/>
            <w:rPrChange w:id="464" w:author="作成者">
              <w:rPr>
                <w:rFonts w:hint="eastAsia"/>
              </w:rPr>
            </w:rPrChange>
          </w:rPr>
          <w:t>吸収</w:t>
        </w:r>
      </w:ins>
      <w:r w:rsidRPr="00826139">
        <w:rPr>
          <w:rFonts w:ascii="Times New Roman" w:eastAsiaTheme="majorEastAsia" w:hAnsi="Times New Roman" w:cs="Times New Roman" w:hint="eastAsia"/>
          <w:sz w:val="22"/>
          <w:rPrChange w:id="465" w:author="作成者">
            <w:rPr>
              <w:rFonts w:hint="eastAsia"/>
            </w:rPr>
          </w:rPrChange>
        </w:rPr>
        <w:t>ピークとして観測されます。</w:t>
      </w:r>
    </w:p>
    <w:p w14:paraId="7093DC92" w14:textId="77777777" w:rsidR="00826139" w:rsidRDefault="00157924">
      <w:pPr>
        <w:pStyle w:val="ad"/>
        <w:numPr>
          <w:ilvl w:val="0"/>
          <w:numId w:val="1"/>
        </w:numPr>
        <w:ind w:leftChars="0"/>
        <w:rPr>
          <w:ins w:id="466" w:author="作成者"/>
          <w:rFonts w:ascii="Times New Roman" w:eastAsiaTheme="majorEastAsia" w:hAnsi="Times New Roman" w:cs="Times New Roman"/>
          <w:sz w:val="22"/>
        </w:rPr>
      </w:pPr>
      <w:r w:rsidRPr="003E0028">
        <w:rPr>
          <w:rFonts w:ascii="Times New Roman" w:eastAsiaTheme="majorEastAsia" w:hAnsi="Times New Roman" w:cs="Times New Roman"/>
          <w:sz w:val="22"/>
          <w:rPrChange w:id="467" w:author="作成者">
            <w:rPr/>
          </w:rPrChange>
        </w:rPr>
        <w:t>Type C</w:t>
      </w:r>
      <w:r w:rsidRPr="003E0028">
        <w:rPr>
          <w:rFonts w:ascii="Times New Roman" w:eastAsiaTheme="majorEastAsia" w:hAnsi="Times New Roman" w:cs="Times New Roman" w:hint="eastAsia"/>
          <w:sz w:val="22"/>
          <w:rPrChange w:id="468" w:author="作成者">
            <w:rPr>
              <w:rFonts w:hint="eastAsia"/>
            </w:rPr>
          </w:rPrChange>
        </w:rPr>
        <w:t>（可視光応答型複合酸化物：</w:t>
      </w:r>
      <w:r w:rsidRPr="003E0028">
        <w:rPr>
          <w:rFonts w:ascii="Times New Roman" w:eastAsiaTheme="majorEastAsia" w:hAnsi="Times New Roman" w:cs="Times New Roman"/>
          <w:sz w:val="22"/>
          <w:rPrChange w:id="469" w:author="作成者">
            <w:rPr/>
          </w:rPrChange>
        </w:rPr>
        <w:t>WO</w:t>
      </w:r>
      <w:ins w:id="470" w:author="作成者">
        <w:r w:rsidR="00144E2D">
          <w:rPr>
            <w:rFonts w:ascii="Times New Roman" w:eastAsiaTheme="majorEastAsia" w:hAnsi="Times New Roman" w:cs="Times New Roman"/>
            <w:sz w:val="22"/>
            <w:vertAlign w:val="subscript"/>
          </w:rPr>
          <w:t>3</w:t>
        </w:r>
      </w:ins>
      <w:del w:id="471" w:author="作成者">
        <w:r w:rsidRPr="003E0028" w:rsidDel="00144E2D">
          <w:rPr>
            <w:rFonts w:ascii="Times New Roman" w:eastAsiaTheme="majorEastAsia" w:hAnsi="Times New Roman" w:cs="Times New Roman"/>
            <w:sz w:val="22"/>
            <w:rPrChange w:id="472" w:author="作成者">
              <w:rPr/>
            </w:rPrChange>
          </w:rPr>
          <w:delText>₃</w:delText>
        </w:r>
      </w:del>
      <w:r w:rsidRPr="003E0028">
        <w:rPr>
          <w:rFonts w:ascii="Times New Roman" w:eastAsiaTheme="majorEastAsia" w:hAnsi="Times New Roman" w:cs="Times New Roman" w:hint="eastAsia"/>
          <w:sz w:val="22"/>
          <w:rPrChange w:id="473" w:author="作成者">
            <w:rPr>
              <w:rFonts w:hint="eastAsia"/>
            </w:rPr>
          </w:rPrChange>
        </w:rPr>
        <w:t>、</w:t>
      </w:r>
      <w:r w:rsidRPr="003E0028">
        <w:rPr>
          <w:rFonts w:ascii="Times New Roman" w:eastAsiaTheme="majorEastAsia" w:hAnsi="Times New Roman" w:cs="Times New Roman"/>
          <w:sz w:val="22"/>
          <w:rPrChange w:id="474" w:author="作成者">
            <w:rPr/>
          </w:rPrChange>
        </w:rPr>
        <w:t>BiVO</w:t>
      </w:r>
      <w:ins w:id="475" w:author="作成者">
        <w:r w:rsidR="00144E2D">
          <w:rPr>
            <w:rFonts w:ascii="Times New Roman" w:eastAsiaTheme="majorEastAsia" w:hAnsi="Times New Roman" w:cs="Times New Roman"/>
            <w:sz w:val="22"/>
            <w:vertAlign w:val="subscript"/>
          </w:rPr>
          <w:t>4</w:t>
        </w:r>
      </w:ins>
      <w:del w:id="476" w:author="作成者">
        <w:r w:rsidRPr="003E0028" w:rsidDel="00144E2D">
          <w:rPr>
            <w:rFonts w:ascii="Times New Roman" w:eastAsiaTheme="majorEastAsia" w:hAnsi="Times New Roman" w:cs="Times New Roman"/>
            <w:sz w:val="22"/>
            <w:rPrChange w:id="477" w:author="作成者">
              <w:rPr/>
            </w:rPrChange>
          </w:rPr>
          <w:delText>₄</w:delText>
        </w:r>
      </w:del>
      <w:r w:rsidRPr="003E0028">
        <w:rPr>
          <w:rFonts w:ascii="Times New Roman" w:eastAsiaTheme="majorEastAsia" w:hAnsi="Times New Roman" w:cs="Times New Roman" w:hint="eastAsia"/>
          <w:sz w:val="22"/>
          <w:rPrChange w:id="478" w:author="作成者">
            <w:rPr>
              <w:rFonts w:hint="eastAsia"/>
            </w:rPr>
          </w:rPrChange>
        </w:rPr>
        <w:t>、</w:t>
      </w:r>
      <w:ins w:id="479" w:author="作成者">
        <w:r w:rsidR="00144E2D" w:rsidRPr="00144E2D">
          <w:rPr>
            <w:rFonts w:ascii="Times New Roman" w:eastAsiaTheme="majorEastAsia" w:hAnsi="Times New Roman" w:cs="Times New Roman"/>
            <w:sz w:val="22"/>
          </w:rPr>
          <w:t xml:space="preserve"> Fe</w:t>
        </w:r>
        <w:r w:rsidR="00144E2D" w:rsidRPr="007F0626">
          <w:rPr>
            <w:rFonts w:ascii="Times New Roman" w:eastAsiaTheme="majorEastAsia" w:hAnsi="Times New Roman" w:cs="Times New Roman"/>
            <w:sz w:val="22"/>
            <w:vertAlign w:val="subscript"/>
          </w:rPr>
          <w:t>2</w:t>
        </w:r>
        <w:r w:rsidR="00144E2D" w:rsidRPr="00144E2D">
          <w:rPr>
            <w:rFonts w:ascii="Times New Roman" w:eastAsiaTheme="majorEastAsia" w:hAnsi="Times New Roman" w:cs="Times New Roman"/>
            <w:sz w:val="22"/>
          </w:rPr>
          <w:t>O</w:t>
        </w:r>
        <w:r w:rsidR="00144E2D">
          <w:rPr>
            <w:rFonts w:ascii="Times New Roman" w:eastAsiaTheme="majorEastAsia" w:hAnsi="Times New Roman" w:cs="Times New Roman"/>
            <w:sz w:val="22"/>
            <w:vertAlign w:val="subscript"/>
          </w:rPr>
          <w:t>3</w:t>
        </w:r>
      </w:ins>
      <w:del w:id="480" w:author="作成者">
        <w:r w:rsidRPr="003E0028" w:rsidDel="00144E2D">
          <w:rPr>
            <w:rFonts w:ascii="Times New Roman" w:eastAsiaTheme="majorEastAsia" w:hAnsi="Times New Roman" w:cs="Times New Roman"/>
            <w:sz w:val="22"/>
            <w:rPrChange w:id="481" w:author="作成者">
              <w:rPr/>
            </w:rPrChange>
          </w:rPr>
          <w:delText>Fe₂O₃</w:delText>
        </w:r>
      </w:del>
      <w:r w:rsidRPr="003E0028">
        <w:rPr>
          <w:rFonts w:ascii="Times New Roman" w:eastAsiaTheme="majorEastAsia" w:hAnsi="Times New Roman" w:cs="Times New Roman"/>
          <w:sz w:val="22"/>
          <w:rPrChange w:id="482" w:author="作成者">
            <w:rPr/>
          </w:rPrChange>
        </w:rPr>
        <w:t xml:space="preserve"> </w:t>
      </w:r>
      <w:r w:rsidRPr="003E0028">
        <w:rPr>
          <w:rFonts w:ascii="Times New Roman" w:eastAsiaTheme="majorEastAsia" w:hAnsi="Times New Roman" w:cs="Times New Roman" w:hint="eastAsia"/>
          <w:sz w:val="22"/>
          <w:rPrChange w:id="483" w:author="作成者">
            <w:rPr>
              <w:rFonts w:hint="eastAsia"/>
            </w:rPr>
          </w:rPrChange>
        </w:rPr>
        <w:t>など）</w:t>
      </w:r>
      <w:del w:id="484" w:author="作成者">
        <w:r w:rsidRPr="003E0028" w:rsidDel="00677A8E">
          <w:rPr>
            <w:rFonts w:ascii="Times New Roman" w:eastAsiaTheme="majorEastAsia" w:hAnsi="Times New Roman" w:cs="Times New Roman"/>
            <w:sz w:val="22"/>
            <w:rPrChange w:id="485" w:author="作成者">
              <w:rPr/>
            </w:rPrChange>
          </w:rPr>
          <w:delText xml:space="preserve"> </w:delText>
        </w:r>
      </w:del>
      <w:ins w:id="486" w:author="作成者">
        <w:del w:id="487" w:author="作成者">
          <w:r w:rsidR="00677A8E" w:rsidDel="00826139">
            <w:rPr>
              <w:rFonts w:ascii="Times New Roman" w:eastAsiaTheme="majorEastAsia" w:hAnsi="Times New Roman" w:cs="Times New Roman" w:hint="eastAsia"/>
              <w:sz w:val="22"/>
            </w:rPr>
            <w:delText>：</w:delText>
          </w:r>
        </w:del>
      </w:ins>
    </w:p>
    <w:p w14:paraId="3FB1B7B7" w14:textId="0625BB6C" w:rsidR="00157924" w:rsidRPr="003E0028" w:rsidRDefault="00157924" w:rsidP="00826139">
      <w:pPr>
        <w:pStyle w:val="ad"/>
        <w:ind w:leftChars="0" w:left="360"/>
        <w:rPr>
          <w:rFonts w:ascii="Times New Roman" w:eastAsiaTheme="majorEastAsia" w:hAnsi="Times New Roman" w:cs="Times New Roman"/>
          <w:sz w:val="22"/>
          <w:rPrChange w:id="488" w:author="作成者">
            <w:rPr/>
          </w:rPrChange>
        </w:rPr>
        <w:pPrChange w:id="489" w:author="作成者">
          <w:pPr>
            <w:ind w:firstLineChars="100" w:firstLine="210"/>
          </w:pPr>
        </w:pPrChange>
      </w:pPr>
      <w:del w:id="490" w:author="作成者">
        <w:r w:rsidRPr="003E0028" w:rsidDel="00A17A08">
          <w:rPr>
            <w:rFonts w:ascii="Times New Roman" w:eastAsiaTheme="majorEastAsia" w:hAnsi="Times New Roman" w:cs="Times New Roman" w:hint="eastAsia"/>
            <w:sz w:val="22"/>
            <w:rPrChange w:id="491" w:author="作成者">
              <w:rPr>
                <w:rFonts w:hint="eastAsia"/>
              </w:rPr>
            </w:rPrChange>
          </w:rPr>
          <w:delText>これらの材料では</w:delText>
        </w:r>
      </w:del>
      <w:r w:rsidRPr="003E0028">
        <w:rPr>
          <w:rFonts w:ascii="Times New Roman" w:eastAsiaTheme="majorEastAsia" w:hAnsi="Times New Roman" w:cs="Times New Roman" w:hint="eastAsia"/>
          <w:sz w:val="22"/>
          <w:rPrChange w:id="492" w:author="作成者">
            <w:rPr>
              <w:rFonts w:hint="eastAsia"/>
            </w:rPr>
          </w:rPrChange>
        </w:rPr>
        <w:t>金属の</w:t>
      </w:r>
      <w:r w:rsidRPr="003E0028">
        <w:rPr>
          <w:rFonts w:ascii="Times New Roman" w:eastAsiaTheme="majorEastAsia" w:hAnsi="Times New Roman" w:cs="Times New Roman"/>
          <w:sz w:val="22"/>
          <w:rPrChange w:id="493" w:author="作成者">
            <w:rPr/>
          </w:rPrChange>
        </w:rPr>
        <w:t>d</w:t>
      </w:r>
      <w:r w:rsidRPr="003E0028">
        <w:rPr>
          <w:rFonts w:ascii="Times New Roman" w:eastAsiaTheme="majorEastAsia" w:hAnsi="Times New Roman" w:cs="Times New Roman" w:hint="eastAsia"/>
          <w:sz w:val="22"/>
          <w:rPrChange w:id="494" w:author="作成者">
            <w:rPr>
              <w:rFonts w:hint="eastAsia"/>
            </w:rPr>
          </w:rPrChange>
        </w:rPr>
        <w:t>軌道と酸素の</w:t>
      </w:r>
      <w:r w:rsidRPr="003E0028">
        <w:rPr>
          <w:rFonts w:ascii="Times New Roman" w:eastAsiaTheme="majorEastAsia" w:hAnsi="Times New Roman" w:cs="Times New Roman"/>
          <w:sz w:val="22"/>
          <w:rPrChange w:id="495" w:author="作成者">
            <w:rPr/>
          </w:rPrChange>
        </w:rPr>
        <w:t>2p</w:t>
      </w:r>
      <w:r w:rsidRPr="003E0028">
        <w:rPr>
          <w:rFonts w:ascii="Times New Roman" w:eastAsiaTheme="majorEastAsia" w:hAnsi="Times New Roman" w:cs="Times New Roman" w:hint="eastAsia"/>
          <w:sz w:val="22"/>
          <w:rPrChange w:id="496" w:author="作成者">
            <w:rPr>
              <w:rFonts w:hint="eastAsia"/>
            </w:rPr>
          </w:rPrChange>
        </w:rPr>
        <w:t>軌道が強く混成しており、正孔が複数の金属─酸素結合に分散します。この空間的</w:t>
      </w:r>
      <w:del w:id="497" w:author="作成者">
        <w:r w:rsidRPr="003E0028" w:rsidDel="00D901A9">
          <w:rPr>
            <w:rFonts w:ascii="Times New Roman" w:eastAsiaTheme="majorEastAsia" w:hAnsi="Times New Roman" w:cs="Times New Roman" w:hint="eastAsia"/>
            <w:sz w:val="22"/>
            <w:rPrChange w:id="498" w:author="作成者">
              <w:rPr>
                <w:rFonts w:hint="eastAsia"/>
              </w:rPr>
            </w:rPrChange>
          </w:rPr>
          <w:delText>な</w:delText>
        </w:r>
      </w:del>
      <w:r w:rsidRPr="003E0028">
        <w:rPr>
          <w:rFonts w:ascii="Times New Roman" w:eastAsiaTheme="majorEastAsia" w:hAnsi="Times New Roman" w:cs="Times New Roman" w:hint="eastAsia"/>
          <w:sz w:val="22"/>
          <w:rPrChange w:id="499" w:author="作成者">
            <w:rPr>
              <w:rFonts w:hint="eastAsia"/>
            </w:rPr>
          </w:rPrChange>
        </w:rPr>
        <w:t>広がりにより格子歪みが抑えられ、</w:t>
      </w:r>
      <w:r w:rsidRPr="003E0028">
        <w:rPr>
          <w:rFonts w:ascii="Times New Roman" w:eastAsiaTheme="majorEastAsia" w:hAnsi="Times New Roman" w:cs="Times New Roman"/>
          <w:sz w:val="22"/>
          <w:rPrChange w:id="500" w:author="作成者">
            <w:rPr/>
          </w:rPrChange>
        </w:rPr>
        <w:t>Type B</w:t>
      </w:r>
      <w:r w:rsidRPr="003E0028">
        <w:rPr>
          <w:rFonts w:ascii="Times New Roman" w:eastAsiaTheme="majorEastAsia" w:hAnsi="Times New Roman" w:cs="Times New Roman" w:hint="eastAsia"/>
          <w:sz w:val="22"/>
          <w:rPrChange w:id="501" w:author="作成者">
            <w:rPr>
              <w:rFonts w:hint="eastAsia"/>
            </w:rPr>
          </w:rPrChange>
        </w:rPr>
        <w:t>と同様に浅い</w:t>
      </w:r>
      <w:del w:id="502" w:author="作成者">
        <w:r w:rsidRPr="003E0028" w:rsidDel="00D901A9">
          <w:rPr>
            <w:rFonts w:ascii="Times New Roman" w:eastAsiaTheme="majorEastAsia" w:hAnsi="Times New Roman" w:cs="Times New Roman" w:hint="eastAsia"/>
            <w:sz w:val="22"/>
            <w:rPrChange w:id="503" w:author="作成者">
              <w:rPr>
                <w:rFonts w:hint="eastAsia"/>
              </w:rPr>
            </w:rPrChange>
          </w:rPr>
          <w:delText>バンド端近傍の</w:delText>
        </w:r>
      </w:del>
      <w:r w:rsidRPr="003E0028">
        <w:rPr>
          <w:rFonts w:ascii="Times New Roman" w:eastAsiaTheme="majorEastAsia" w:hAnsi="Times New Roman" w:cs="Times New Roman" w:hint="eastAsia"/>
          <w:sz w:val="22"/>
          <w:rPrChange w:id="504" w:author="作成者">
            <w:rPr>
              <w:rFonts w:hint="eastAsia"/>
            </w:rPr>
          </w:rPrChange>
        </w:rPr>
        <w:t>トラップ状態が形成されます。</w:t>
      </w:r>
    </w:p>
    <w:p w14:paraId="60757656" w14:textId="77777777" w:rsidR="00D901A9" w:rsidRDefault="00157924" w:rsidP="003A6739">
      <w:pPr>
        <w:ind w:firstLineChars="100" w:firstLine="220"/>
        <w:rPr>
          <w:ins w:id="505" w:author="作成者"/>
          <w:rFonts w:ascii="Times New Roman" w:eastAsiaTheme="majorEastAsia" w:hAnsi="Times New Roman" w:cs="Times New Roman"/>
          <w:sz w:val="22"/>
        </w:rPr>
      </w:pPr>
      <w:r w:rsidRPr="00157924">
        <w:rPr>
          <w:rFonts w:ascii="Times New Roman" w:eastAsiaTheme="majorEastAsia" w:hAnsi="Times New Roman" w:cs="Times New Roman" w:hint="eastAsia"/>
          <w:sz w:val="22"/>
        </w:rPr>
        <w:t>重要な発見は、</w:t>
      </w:r>
      <w:r w:rsidRPr="00157924">
        <w:rPr>
          <w:rFonts w:ascii="Times New Roman" w:eastAsiaTheme="majorEastAsia" w:hAnsi="Times New Roman" w:cs="Times New Roman"/>
          <w:sz w:val="22"/>
        </w:rPr>
        <w:t>Type B</w:t>
      </w:r>
      <w:r w:rsidRPr="00157924">
        <w:rPr>
          <w:rFonts w:ascii="Times New Roman" w:eastAsiaTheme="majorEastAsia" w:hAnsi="Times New Roman" w:cs="Times New Roman" w:hint="eastAsia"/>
          <w:sz w:val="22"/>
        </w:rPr>
        <w:t>・</w:t>
      </w:r>
      <w:r w:rsidRPr="00157924">
        <w:rPr>
          <w:rFonts w:ascii="Times New Roman" w:eastAsiaTheme="majorEastAsia" w:hAnsi="Times New Roman" w:cs="Times New Roman"/>
          <w:sz w:val="22"/>
        </w:rPr>
        <w:t xml:space="preserve">Type C </w:t>
      </w:r>
      <w:r w:rsidRPr="00157924">
        <w:rPr>
          <w:rFonts w:ascii="Times New Roman" w:eastAsiaTheme="majorEastAsia" w:hAnsi="Times New Roman" w:cs="Times New Roman" w:hint="eastAsia"/>
          <w:sz w:val="22"/>
        </w:rPr>
        <w:t>に共通する浅いトラップ状態</w:t>
      </w:r>
      <w:del w:id="506" w:author="作成者">
        <w:r w:rsidRPr="00157924" w:rsidDel="00D901A9">
          <w:rPr>
            <w:rFonts w:ascii="Times New Roman" w:eastAsiaTheme="majorEastAsia" w:hAnsi="Times New Roman" w:cs="Times New Roman" w:hint="eastAsia"/>
            <w:sz w:val="22"/>
          </w:rPr>
          <w:delText>の正孔が</w:delText>
        </w:r>
      </w:del>
      <w:ins w:id="507" w:author="作成者">
        <w:r w:rsidR="00D901A9">
          <w:rPr>
            <w:rFonts w:ascii="Times New Roman" w:eastAsiaTheme="majorEastAsia" w:hAnsi="Times New Roman" w:cs="Times New Roman" w:hint="eastAsia"/>
            <w:sz w:val="22"/>
          </w:rPr>
          <w:t>では</w:t>
        </w:r>
      </w:ins>
      <w:r w:rsidRPr="00157924">
        <w:rPr>
          <w:rFonts w:ascii="Times New Roman" w:eastAsiaTheme="majorEastAsia" w:hAnsi="Times New Roman" w:cs="Times New Roman" w:hint="eastAsia"/>
          <w:sz w:val="22"/>
        </w:rPr>
        <w:t>、</w:t>
      </w:r>
      <w:ins w:id="508" w:author="作成者">
        <w:r w:rsidR="00D901A9">
          <w:rPr>
            <w:rFonts w:ascii="Times New Roman" w:eastAsiaTheme="majorEastAsia" w:hAnsi="Times New Roman" w:cs="Times New Roman" w:hint="eastAsia"/>
            <w:sz w:val="22"/>
          </w:rPr>
          <w:t>正孔は深く失活せず、</w:t>
        </w:r>
      </w:ins>
      <w:r w:rsidRPr="00157924">
        <w:rPr>
          <w:rFonts w:ascii="Times New Roman" w:eastAsiaTheme="majorEastAsia" w:hAnsi="Times New Roman" w:cs="Times New Roman" w:hint="eastAsia"/>
          <w:sz w:val="22"/>
        </w:rPr>
        <w:t>強い酸化力を維持したまま水分解反応に</w:t>
      </w:r>
      <w:del w:id="509" w:author="作成者">
        <w:r w:rsidRPr="00157924" w:rsidDel="00D901A9">
          <w:rPr>
            <w:rFonts w:ascii="Times New Roman" w:eastAsiaTheme="majorEastAsia" w:hAnsi="Times New Roman" w:cs="Times New Roman" w:hint="eastAsia"/>
            <w:sz w:val="22"/>
          </w:rPr>
          <w:delText>参加</w:delText>
        </w:r>
      </w:del>
      <w:ins w:id="510" w:author="作成者">
        <w:r w:rsidR="00D901A9">
          <w:rPr>
            <w:rFonts w:ascii="Times New Roman" w:eastAsiaTheme="majorEastAsia" w:hAnsi="Times New Roman" w:cs="Times New Roman" w:hint="eastAsia"/>
            <w:sz w:val="22"/>
          </w:rPr>
          <w:t>利用</w:t>
        </w:r>
      </w:ins>
      <w:r w:rsidRPr="00157924">
        <w:rPr>
          <w:rFonts w:ascii="Times New Roman" w:eastAsiaTheme="majorEastAsia" w:hAnsi="Times New Roman" w:cs="Times New Roman" w:hint="eastAsia"/>
          <w:sz w:val="22"/>
        </w:rPr>
        <w:t>できることです。実際に</w:t>
      </w:r>
      <w:proofErr w:type="spellStart"/>
      <w:r w:rsidRPr="00157924">
        <w:rPr>
          <w:rFonts w:ascii="Times New Roman" w:eastAsiaTheme="majorEastAsia" w:hAnsi="Times New Roman" w:cs="Times New Roman"/>
          <w:sz w:val="22"/>
        </w:rPr>
        <w:t>CoO</w:t>
      </w:r>
      <w:proofErr w:type="spellEnd"/>
      <w:r w:rsidRPr="00157924">
        <w:rPr>
          <w:rFonts w:ascii="Times New Roman" w:eastAsiaTheme="majorEastAsia" w:hAnsi="Times New Roman" w:cs="Times New Roman"/>
          <w:sz w:val="22"/>
        </w:rPr>
        <w:t>ₓ</w:t>
      </w:r>
      <w:r w:rsidRPr="00157924">
        <w:rPr>
          <w:rFonts w:ascii="Times New Roman" w:eastAsiaTheme="majorEastAsia" w:hAnsi="Times New Roman" w:cs="Times New Roman" w:hint="eastAsia"/>
          <w:sz w:val="22"/>
        </w:rPr>
        <w:t>助触媒への正孔移動実験</w:t>
      </w:r>
      <w:del w:id="511" w:author="作成者">
        <w:r w:rsidRPr="00157924" w:rsidDel="00D901A9">
          <w:rPr>
            <w:rFonts w:ascii="Times New Roman" w:eastAsiaTheme="majorEastAsia" w:hAnsi="Times New Roman" w:cs="Times New Roman" w:hint="eastAsia"/>
            <w:sz w:val="22"/>
          </w:rPr>
          <w:delText>で</w:delText>
        </w:r>
      </w:del>
      <w:ins w:id="512" w:author="作成者">
        <w:r w:rsidR="00D901A9">
          <w:rPr>
            <w:rFonts w:ascii="Times New Roman" w:eastAsiaTheme="majorEastAsia" w:hAnsi="Times New Roman" w:cs="Times New Roman" w:hint="eastAsia"/>
            <w:sz w:val="22"/>
          </w:rPr>
          <w:t>により、反応に有効な正孔であることを</w:t>
        </w:r>
      </w:ins>
      <w:del w:id="513" w:author="作成者">
        <w:r w:rsidRPr="00157924" w:rsidDel="00D901A9">
          <w:rPr>
            <w:rFonts w:ascii="Times New Roman" w:eastAsiaTheme="majorEastAsia" w:hAnsi="Times New Roman" w:cs="Times New Roman" w:hint="eastAsia"/>
            <w:sz w:val="22"/>
          </w:rPr>
          <w:delText>これを</w:delText>
        </w:r>
      </w:del>
      <w:r w:rsidRPr="00157924">
        <w:rPr>
          <w:rFonts w:ascii="Times New Roman" w:eastAsiaTheme="majorEastAsia" w:hAnsi="Times New Roman" w:cs="Times New Roman" w:hint="eastAsia"/>
          <w:sz w:val="22"/>
        </w:rPr>
        <w:t>実証しました。</w:t>
      </w:r>
    </w:p>
    <w:p w14:paraId="4BF75E13" w14:textId="0B413AB2" w:rsidR="00F92A94" w:rsidRPr="00157924" w:rsidRDefault="00157924" w:rsidP="003A6739">
      <w:pPr>
        <w:ind w:firstLineChars="100" w:firstLine="220"/>
        <w:rPr>
          <w:rFonts w:ascii="Times New Roman" w:eastAsiaTheme="majorEastAsia" w:hAnsi="Times New Roman" w:cs="Times New Roman"/>
          <w:sz w:val="22"/>
        </w:rPr>
      </w:pPr>
      <w:r w:rsidRPr="00157924">
        <w:rPr>
          <w:rFonts w:ascii="Times New Roman" w:eastAsiaTheme="majorEastAsia" w:hAnsi="Times New Roman" w:cs="Times New Roman" w:hint="eastAsia"/>
          <w:sz w:val="22"/>
        </w:rPr>
        <w:t>さらに、格子歪みが抑制されるという同じ電子的特性が、材料中に欠陥が存在しても正孔が深いトラップ</w:t>
      </w:r>
      <w:del w:id="514" w:author="作成者">
        <w:r w:rsidRPr="00157924" w:rsidDel="00D901A9">
          <w:rPr>
            <w:rFonts w:ascii="Times New Roman" w:eastAsiaTheme="majorEastAsia" w:hAnsi="Times New Roman" w:cs="Times New Roman" w:hint="eastAsia"/>
            <w:sz w:val="22"/>
          </w:rPr>
          <w:delText>に</w:delText>
        </w:r>
      </w:del>
      <w:ins w:id="515" w:author="作成者">
        <w:r w:rsidR="00D901A9">
          <w:rPr>
            <w:rFonts w:ascii="Times New Roman" w:eastAsiaTheme="majorEastAsia" w:hAnsi="Times New Roman" w:cs="Times New Roman" w:hint="eastAsia"/>
            <w:sz w:val="22"/>
          </w:rPr>
          <w:t>へ</w:t>
        </w:r>
      </w:ins>
      <w:r w:rsidRPr="00157924">
        <w:rPr>
          <w:rFonts w:ascii="Times New Roman" w:eastAsiaTheme="majorEastAsia" w:hAnsi="Times New Roman" w:cs="Times New Roman" w:hint="eastAsia"/>
          <w:sz w:val="22"/>
        </w:rPr>
        <w:t>落ち</w:t>
      </w:r>
      <w:del w:id="516" w:author="作成者">
        <w:r w:rsidRPr="00157924" w:rsidDel="00D901A9">
          <w:rPr>
            <w:rFonts w:ascii="Times New Roman" w:eastAsiaTheme="majorEastAsia" w:hAnsi="Times New Roman" w:cs="Times New Roman" w:hint="eastAsia"/>
            <w:sz w:val="22"/>
          </w:rPr>
          <w:delText>ることを防ぐ</w:delText>
        </w:r>
      </w:del>
      <w:ins w:id="517" w:author="作成者">
        <w:r w:rsidR="00D901A9">
          <w:rPr>
            <w:rFonts w:ascii="Times New Roman" w:eastAsiaTheme="majorEastAsia" w:hAnsi="Times New Roman" w:cs="Times New Roman" w:hint="eastAsia"/>
            <w:sz w:val="22"/>
          </w:rPr>
          <w:t>にくい</w:t>
        </w:r>
      </w:ins>
      <w:r w:rsidRPr="00157924">
        <w:rPr>
          <w:rFonts w:ascii="Times New Roman" w:eastAsiaTheme="majorEastAsia" w:hAnsi="Times New Roman" w:cs="Times New Roman" w:hint="eastAsia"/>
          <w:sz w:val="22"/>
        </w:rPr>
        <w:t>「欠陥耐性（</w:t>
      </w:r>
      <w:r w:rsidRPr="00157924">
        <w:rPr>
          <w:rFonts w:ascii="Times New Roman" w:eastAsiaTheme="majorEastAsia" w:hAnsi="Times New Roman" w:cs="Times New Roman"/>
          <w:sz w:val="22"/>
        </w:rPr>
        <w:t>defect tolerance</w:t>
      </w:r>
      <w:r w:rsidRPr="00157924">
        <w:rPr>
          <w:rFonts w:ascii="Times New Roman" w:eastAsiaTheme="majorEastAsia" w:hAnsi="Times New Roman" w:cs="Times New Roman" w:hint="eastAsia"/>
          <w:sz w:val="22"/>
        </w:rPr>
        <w:t>）」を生み出すこと</w:t>
      </w:r>
      <w:del w:id="518" w:author="作成者">
        <w:r w:rsidRPr="00157924" w:rsidDel="00D901A9">
          <w:rPr>
            <w:rFonts w:ascii="Times New Roman" w:eastAsiaTheme="majorEastAsia" w:hAnsi="Times New Roman" w:cs="Times New Roman" w:hint="eastAsia"/>
            <w:sz w:val="22"/>
          </w:rPr>
          <w:delText>を</w:delText>
        </w:r>
      </w:del>
      <w:ins w:id="519" w:author="作成者">
        <w:r w:rsidR="00D901A9">
          <w:rPr>
            <w:rFonts w:ascii="Times New Roman" w:eastAsiaTheme="majorEastAsia" w:hAnsi="Times New Roman" w:cs="Times New Roman" w:hint="eastAsia"/>
            <w:sz w:val="22"/>
          </w:rPr>
          <w:t>も</w:t>
        </w:r>
      </w:ins>
      <w:r w:rsidRPr="00157924">
        <w:rPr>
          <w:rFonts w:ascii="Times New Roman" w:eastAsiaTheme="majorEastAsia" w:hAnsi="Times New Roman" w:cs="Times New Roman" w:hint="eastAsia"/>
          <w:sz w:val="22"/>
        </w:rPr>
        <w:t>明らかにしました。</w:t>
      </w:r>
    </w:p>
    <w:p w14:paraId="6DFA1E00" w14:textId="77777777" w:rsidR="00294159" w:rsidRDefault="00294159" w:rsidP="00F92A94">
      <w:pPr>
        <w:rPr>
          <w:ins w:id="520" w:author="作成者"/>
          <w:rFonts w:ascii="Times New Roman" w:eastAsiaTheme="majorEastAsia" w:hAnsi="Times New Roman" w:cs="Times New Roman"/>
          <w:sz w:val="22"/>
        </w:rPr>
      </w:pPr>
    </w:p>
    <w:p w14:paraId="6DD5BF10" w14:textId="310D8027" w:rsidR="00C7569F" w:rsidDel="001629EB" w:rsidRDefault="001629EB" w:rsidP="00F92A94">
      <w:pPr>
        <w:rPr>
          <w:ins w:id="521" w:author="作成者"/>
          <w:del w:id="522" w:author="作成者"/>
          <w:rFonts w:ascii="Times New Roman" w:eastAsiaTheme="majorEastAsia" w:hAnsi="Times New Roman" w:cs="Times New Roman"/>
          <w:sz w:val="22"/>
        </w:rPr>
      </w:pPr>
      <w:r w:rsidRPr="000954C1">
        <w:rPr>
          <w:noProof/>
        </w:rPr>
        <w:lastRenderedPageBreak/>
        <w:drawing>
          <wp:anchor distT="0" distB="0" distL="114300" distR="114300" simplePos="0" relativeHeight="251704320" behindDoc="0" locked="0" layoutInCell="1" allowOverlap="1" wp14:anchorId="39640F01" wp14:editId="073D640B">
            <wp:simplePos x="0" y="0"/>
            <wp:positionH relativeFrom="column">
              <wp:posOffset>24765</wp:posOffset>
            </wp:positionH>
            <wp:positionV relativeFrom="paragraph">
              <wp:posOffset>269875</wp:posOffset>
            </wp:positionV>
            <wp:extent cx="6027420" cy="5156200"/>
            <wp:effectExtent l="0" t="0" r="0" b="6350"/>
            <wp:wrapTopAndBottom/>
            <wp:docPr id="22" nam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7420" cy="5156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9AFDDC" w14:textId="562523A3" w:rsidR="00AB2461" w:rsidDel="00C7569F" w:rsidRDefault="00A61E9D" w:rsidP="00F92A94">
      <w:pPr>
        <w:rPr>
          <w:moveFrom w:id="523" w:author="作成者"/>
          <w:rFonts w:ascii="Times New Roman" w:eastAsiaTheme="majorEastAsia" w:hAnsi="Times New Roman" w:cs="Times New Roman"/>
          <w:sz w:val="22"/>
        </w:rPr>
      </w:pPr>
      <w:moveFromRangeStart w:id="524" w:author="作成者" w:name="move226850281"/>
      <w:moveFrom w:id="525" w:author="作成者">
        <w:r w:rsidDel="00C7569F">
          <w:rPr>
            <w:noProof/>
          </w:rPr>
          <w:drawing>
            <wp:anchor distT="0" distB="0" distL="114300" distR="114300" simplePos="0" relativeHeight="251702272" behindDoc="0" locked="0" layoutInCell="1" allowOverlap="1" wp14:anchorId="54EF4D7F" wp14:editId="75D8DCA7">
              <wp:simplePos x="0" y="0"/>
              <wp:positionH relativeFrom="column">
                <wp:posOffset>1066089</wp:posOffset>
              </wp:positionH>
              <wp:positionV relativeFrom="paragraph">
                <wp:posOffset>337933</wp:posOffset>
              </wp:positionV>
              <wp:extent cx="3725545" cy="4084320"/>
              <wp:effectExtent l="0" t="0" r="8255" b="0"/>
              <wp:wrapTopAndBottom/>
              <wp:docPr id="2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5545" cy="4084320"/>
                      </a:xfrm>
                      <a:prstGeom prst="rect">
                        <a:avLst/>
                      </a:prstGeom>
                      <a:noFill/>
                      <a:ln>
                        <a:noFill/>
                      </a:ln>
                    </pic:spPr>
                  </pic:pic>
                </a:graphicData>
              </a:graphic>
              <wp14:sizeRelH relativeFrom="margin">
                <wp14:pctWidth>0</wp14:pctWidth>
              </wp14:sizeRelH>
              <wp14:sizeRelV relativeFrom="margin">
                <wp14:pctHeight>0</wp14:pctHeight>
              </wp14:sizeRelV>
            </wp:anchor>
          </w:drawing>
        </w:r>
      </w:moveFrom>
    </w:p>
    <w:p w14:paraId="20EC5B00" w14:textId="228E0AC3" w:rsidR="00A61E9D" w:rsidDel="00C7569F" w:rsidRDefault="00A61E9D" w:rsidP="00F92A94">
      <w:pPr>
        <w:rPr>
          <w:moveFrom w:id="526" w:author="作成者"/>
          <w:rFonts w:ascii="Times New Roman" w:eastAsiaTheme="majorEastAsia" w:hAnsi="Times New Roman" w:cs="Times New Roman"/>
          <w:sz w:val="22"/>
        </w:rPr>
      </w:pPr>
    </w:p>
    <w:p w14:paraId="22FA685C" w14:textId="3E3F93B6" w:rsidR="00A61E9D" w:rsidDel="00C7569F" w:rsidRDefault="00A61E9D" w:rsidP="00F92A94">
      <w:pPr>
        <w:rPr>
          <w:moveFrom w:id="527" w:author="作成者"/>
          <w:rFonts w:ascii="Times New Roman" w:eastAsiaTheme="majorEastAsia" w:hAnsi="Times New Roman" w:cs="Times New Roman"/>
          <w:sz w:val="22"/>
        </w:rPr>
      </w:pPr>
    </w:p>
    <w:p w14:paraId="501ADC0F" w14:textId="7D94C96C" w:rsidR="00F92A94" w:rsidDel="00C7569F" w:rsidRDefault="00CC16B1" w:rsidP="00F92A94">
      <w:pPr>
        <w:rPr>
          <w:moveFrom w:id="528" w:author="作成者"/>
          <w:rFonts w:ascii="Times New Roman" w:eastAsiaTheme="majorEastAsia" w:hAnsi="Times New Roman" w:cs="Times New Roman"/>
          <w:sz w:val="22"/>
        </w:rPr>
      </w:pPr>
      <w:moveFrom w:id="529" w:author="作成者">
        <w:r w:rsidRPr="00CC16B1" w:rsidDel="00C7569F">
          <w:rPr>
            <w:rFonts w:ascii="Times New Roman" w:eastAsiaTheme="majorEastAsia" w:hAnsi="Times New Roman" w:cs="Times New Roman" w:hint="eastAsia"/>
            <w:sz w:val="22"/>
          </w:rPr>
          <w:t>図</w:t>
        </w:r>
        <w:r w:rsidRPr="00CC16B1" w:rsidDel="00C7569F">
          <w:rPr>
            <w:rFonts w:ascii="Times New Roman" w:eastAsiaTheme="majorEastAsia" w:hAnsi="Times New Roman" w:cs="Times New Roman"/>
            <w:sz w:val="22"/>
          </w:rPr>
          <w:t>1</w:t>
        </w:r>
        <w:r w:rsidRPr="00CC16B1" w:rsidDel="00C7569F">
          <w:rPr>
            <w:rFonts w:ascii="Times New Roman" w:eastAsiaTheme="majorEastAsia" w:hAnsi="Times New Roman" w:cs="Times New Roman" w:hint="eastAsia"/>
            <w:sz w:val="22"/>
          </w:rPr>
          <w:t>．紫外光応答型触媒（右）では、光照射により生成した正孔（</w:t>
        </w:r>
        <w:r w:rsidRPr="00CC16B1" w:rsidDel="00C7569F">
          <w:rPr>
            <w:rFonts w:ascii="Times New Roman" w:eastAsiaTheme="majorEastAsia" w:hAnsi="Times New Roman" w:cs="Times New Roman"/>
            <w:sz w:val="22"/>
          </w:rPr>
          <w:t>h⁺</w:t>
        </w:r>
        <w:r w:rsidRPr="00CC16B1" w:rsidDel="00C7569F">
          <w:rPr>
            <w:rFonts w:ascii="Times New Roman" w:eastAsiaTheme="majorEastAsia" w:hAnsi="Times New Roman" w:cs="Times New Roman" w:hint="eastAsia"/>
            <w:sz w:val="22"/>
          </w:rPr>
          <w:t>）が深くトラップされ、大きな格子歪みを伴うため酸化力が低下し、性能劣化の一因となる。一方、可視光応答型触媒（左）では、アニオンの高い分極性や軌道混成により格子歪みが抑制され、正孔はバンド端近傍にとどまる浅い状態を形成する。その結果、高い酸化活性と耐久性を両立できることを明らかにした。</w:t>
        </w:r>
      </w:moveFrom>
    </w:p>
    <w:moveFromRangeEnd w:id="524"/>
    <w:p w14:paraId="4BA5BAED" w14:textId="480C4C7D" w:rsidR="00BF7524" w:rsidRDefault="00BF7524" w:rsidP="00F92A94">
      <w:pPr>
        <w:rPr>
          <w:rFonts w:ascii="Times New Roman" w:eastAsiaTheme="majorEastAsia" w:hAnsi="Times New Roman" w:cs="Times New Roman"/>
          <w:b/>
          <w:sz w:val="22"/>
        </w:rPr>
      </w:pPr>
    </w:p>
    <w:p w14:paraId="794F98FD" w14:textId="2C14D852" w:rsidR="00777252" w:rsidRDefault="00777252" w:rsidP="00F92A94">
      <w:pPr>
        <w:rPr>
          <w:rFonts w:ascii="Times New Roman" w:eastAsiaTheme="majorEastAsia" w:hAnsi="Times New Roman" w:cs="Times New Roman"/>
          <w:b/>
          <w:sz w:val="22"/>
        </w:rPr>
      </w:pPr>
    </w:p>
    <w:p w14:paraId="069F8712" w14:textId="77777777" w:rsidR="00294159" w:rsidRDefault="00C7569F" w:rsidP="00294159">
      <w:pPr>
        <w:rPr>
          <w:ins w:id="530" w:author="作成者"/>
          <w:rFonts w:ascii="Times New Roman" w:eastAsiaTheme="majorEastAsia" w:hAnsi="Times New Roman" w:cs="Times New Roman"/>
          <w:sz w:val="22"/>
        </w:rPr>
      </w:pPr>
      <w:moveToRangeStart w:id="531" w:author="作成者" w:name="move226850300"/>
      <w:moveTo w:id="532" w:author="作成者">
        <w:r w:rsidRPr="00265952">
          <w:rPr>
            <w:rFonts w:ascii="Times New Roman" w:eastAsiaTheme="majorEastAsia" w:hAnsi="Times New Roman" w:cs="Times New Roman" w:hint="eastAsia"/>
            <w:sz w:val="22"/>
          </w:rPr>
          <w:t>図</w:t>
        </w:r>
      </w:moveTo>
      <w:ins w:id="533" w:author="作成者">
        <w:r>
          <w:rPr>
            <w:rFonts w:ascii="Times New Roman" w:eastAsiaTheme="majorEastAsia" w:hAnsi="Times New Roman" w:cs="Times New Roman"/>
            <w:sz w:val="22"/>
          </w:rPr>
          <w:t>1</w:t>
        </w:r>
      </w:ins>
      <w:moveTo w:id="534" w:author="作成者">
        <w:del w:id="535" w:author="作成者">
          <w:r w:rsidRPr="00265952" w:rsidDel="00C7569F">
            <w:rPr>
              <w:rFonts w:ascii="Times New Roman" w:eastAsiaTheme="majorEastAsia" w:hAnsi="Times New Roman" w:cs="Times New Roman"/>
              <w:sz w:val="22"/>
            </w:rPr>
            <w:delText>2</w:delText>
          </w:r>
        </w:del>
        <w:r w:rsidRPr="00265952">
          <w:rPr>
            <w:rFonts w:ascii="Times New Roman" w:eastAsiaTheme="majorEastAsia" w:hAnsi="Times New Roman" w:cs="Times New Roman"/>
            <w:sz w:val="22"/>
          </w:rPr>
          <w:t xml:space="preserve">. </w:t>
        </w:r>
        <w:r w:rsidRPr="00265952">
          <w:rPr>
            <w:rFonts w:ascii="Times New Roman" w:eastAsiaTheme="majorEastAsia" w:hAnsi="Times New Roman" w:cs="Times New Roman" w:hint="eastAsia"/>
            <w:sz w:val="22"/>
          </w:rPr>
          <w:t>正孔トラップの統一的メカニズム。</w:t>
        </w:r>
      </w:moveTo>
    </w:p>
    <w:p w14:paraId="7020B243" w14:textId="58D88CD4" w:rsidR="00294159" w:rsidRPr="00294159" w:rsidRDefault="00294159" w:rsidP="00294159">
      <w:pPr>
        <w:rPr>
          <w:ins w:id="536" w:author="作成者"/>
          <w:rFonts w:ascii="Times New Roman" w:eastAsiaTheme="majorEastAsia" w:hAnsi="Times New Roman" w:cs="Times New Roman"/>
          <w:sz w:val="22"/>
        </w:rPr>
      </w:pPr>
      <w:ins w:id="537" w:author="作成者">
        <w:r w:rsidRPr="00294159">
          <w:rPr>
            <w:rFonts w:ascii="Times New Roman" w:eastAsiaTheme="majorEastAsia" w:hAnsi="Times New Roman" w:cs="Times New Roman" w:hint="eastAsia"/>
            <w:sz w:val="22"/>
          </w:rPr>
          <w:t>紫外光応答型酸化物（</w:t>
        </w:r>
        <w:r w:rsidRPr="00294159">
          <w:rPr>
            <w:rFonts w:ascii="Times New Roman" w:eastAsiaTheme="majorEastAsia" w:hAnsi="Times New Roman" w:cs="Times New Roman" w:hint="eastAsia"/>
            <w:sz w:val="22"/>
          </w:rPr>
          <w:t>A</w:t>
        </w:r>
        <w:r w:rsidRPr="00294159">
          <w:rPr>
            <w:rFonts w:ascii="Times New Roman" w:eastAsiaTheme="majorEastAsia" w:hAnsi="Times New Roman" w:cs="Times New Roman" w:hint="eastAsia"/>
            <w:sz w:val="22"/>
          </w:rPr>
          <w:t>）では、正孔が強く局在して大きな格子歪みを生じ、深いトラップ状態を形成する。その結果、幅広い吸収帯が観測される。</w:t>
        </w:r>
      </w:ins>
    </w:p>
    <w:p w14:paraId="66515F2F" w14:textId="3163B30B" w:rsidR="00C7569F" w:rsidDel="00294159" w:rsidRDefault="00294159" w:rsidP="00294159">
      <w:pPr>
        <w:rPr>
          <w:del w:id="538" w:author="作成者"/>
          <w:moveTo w:id="539" w:author="作成者"/>
          <w:rFonts w:ascii="Times New Roman" w:eastAsiaTheme="majorEastAsia" w:hAnsi="Times New Roman" w:cs="Times New Roman"/>
          <w:sz w:val="22"/>
        </w:rPr>
      </w:pPr>
      <w:ins w:id="540" w:author="作成者">
        <w:r w:rsidRPr="00294159">
          <w:rPr>
            <w:rFonts w:ascii="Times New Roman" w:eastAsiaTheme="majorEastAsia" w:hAnsi="Times New Roman" w:cs="Times New Roman" w:hint="eastAsia"/>
            <w:sz w:val="22"/>
          </w:rPr>
          <w:t>一方、可視光応答型酸窒化物（</w:t>
        </w:r>
        <w:r w:rsidRPr="00294159">
          <w:rPr>
            <w:rFonts w:ascii="Times New Roman" w:eastAsiaTheme="majorEastAsia" w:hAnsi="Times New Roman" w:cs="Times New Roman" w:hint="eastAsia"/>
            <w:sz w:val="22"/>
          </w:rPr>
          <w:t>B</w:t>
        </w:r>
        <w:r w:rsidRPr="00294159">
          <w:rPr>
            <w:rFonts w:ascii="Times New Roman" w:eastAsiaTheme="majorEastAsia" w:hAnsi="Times New Roman" w:cs="Times New Roman" w:hint="eastAsia"/>
            <w:sz w:val="22"/>
          </w:rPr>
          <w:t>）および可視光応答型複合酸化物（</w:t>
        </w:r>
        <w:r w:rsidRPr="00294159">
          <w:rPr>
            <w:rFonts w:ascii="Times New Roman" w:eastAsiaTheme="majorEastAsia" w:hAnsi="Times New Roman" w:cs="Times New Roman" w:hint="eastAsia"/>
            <w:sz w:val="22"/>
          </w:rPr>
          <w:t>C</w:t>
        </w:r>
        <w:r w:rsidRPr="00294159">
          <w:rPr>
            <w:rFonts w:ascii="Times New Roman" w:eastAsiaTheme="majorEastAsia" w:hAnsi="Times New Roman" w:cs="Times New Roman" w:hint="eastAsia"/>
            <w:sz w:val="22"/>
          </w:rPr>
          <w:t>）では、アニオン分極性や軌道混成により格子歪みが抑制され、正孔はバンド端近傍の浅いトラップ状態にとどまる。このため、鋭い吸収ピークが現れる。</w:t>
        </w:r>
        <w:del w:id="541" w:author="作成者">
          <w:r w:rsidR="00675748" w:rsidRPr="00675748" w:rsidDel="00294159">
            <w:rPr>
              <w:rFonts w:ascii="Times New Roman" w:eastAsiaTheme="majorEastAsia" w:hAnsi="Times New Roman" w:cs="Times New Roman" w:hint="eastAsia"/>
              <w:sz w:val="22"/>
            </w:rPr>
            <w:delText>紫外光応答型酸化物（</w:delText>
          </w:r>
          <w:r w:rsidR="00675748" w:rsidRPr="00675748" w:rsidDel="00294159">
            <w:rPr>
              <w:rFonts w:ascii="Times New Roman" w:eastAsiaTheme="majorEastAsia" w:hAnsi="Times New Roman" w:cs="Times New Roman"/>
              <w:sz w:val="22"/>
            </w:rPr>
            <w:delText>A</w:delText>
          </w:r>
          <w:r w:rsidR="00675748" w:rsidRPr="00675748" w:rsidDel="00294159">
            <w:rPr>
              <w:rFonts w:ascii="Times New Roman" w:eastAsiaTheme="majorEastAsia" w:hAnsi="Times New Roman" w:cs="Times New Roman" w:hint="eastAsia"/>
              <w:sz w:val="22"/>
            </w:rPr>
            <w:delText>：</w:delText>
          </w:r>
          <w:r w:rsidR="00675748" w:rsidRPr="00675748" w:rsidDel="00294159">
            <w:rPr>
              <w:rFonts w:ascii="Times New Roman" w:eastAsiaTheme="majorEastAsia" w:hAnsi="Times New Roman" w:cs="Times New Roman"/>
              <w:sz w:val="22"/>
            </w:rPr>
            <w:delText>TiO₂</w:delText>
          </w:r>
          <w:r w:rsidR="00675748" w:rsidRPr="00675748" w:rsidDel="00294159">
            <w:rPr>
              <w:rFonts w:ascii="Times New Roman" w:eastAsiaTheme="majorEastAsia" w:hAnsi="Times New Roman" w:cs="Times New Roman" w:hint="eastAsia"/>
              <w:sz w:val="22"/>
            </w:rPr>
            <w:delText>、</w:delText>
          </w:r>
          <w:r w:rsidR="00675748" w:rsidRPr="00675748" w:rsidDel="00294159">
            <w:rPr>
              <w:rFonts w:ascii="Times New Roman" w:eastAsiaTheme="majorEastAsia" w:hAnsi="Times New Roman" w:cs="Times New Roman"/>
              <w:sz w:val="22"/>
            </w:rPr>
            <w:delText xml:space="preserve">Ta₂O₅ </w:delText>
          </w:r>
          <w:r w:rsidR="00675748" w:rsidRPr="00675748" w:rsidDel="00294159">
            <w:rPr>
              <w:rFonts w:ascii="Times New Roman" w:eastAsiaTheme="majorEastAsia" w:hAnsi="Times New Roman" w:cs="Times New Roman" w:hint="eastAsia"/>
              <w:sz w:val="22"/>
            </w:rPr>
            <w:delText>など）、可視光応答型酸窒化物（</w:delText>
          </w:r>
          <w:r w:rsidR="00675748" w:rsidRPr="00675748" w:rsidDel="00294159">
            <w:rPr>
              <w:rFonts w:ascii="Times New Roman" w:eastAsiaTheme="majorEastAsia" w:hAnsi="Times New Roman" w:cs="Times New Roman"/>
              <w:sz w:val="22"/>
            </w:rPr>
            <w:delText>B</w:delText>
          </w:r>
          <w:r w:rsidR="00675748" w:rsidRPr="00675748" w:rsidDel="00294159">
            <w:rPr>
              <w:rFonts w:ascii="Times New Roman" w:eastAsiaTheme="majorEastAsia" w:hAnsi="Times New Roman" w:cs="Times New Roman" w:hint="eastAsia"/>
              <w:sz w:val="22"/>
            </w:rPr>
            <w:delText>：</w:delText>
          </w:r>
          <w:r w:rsidR="00675748" w:rsidRPr="00675748" w:rsidDel="00294159">
            <w:rPr>
              <w:rFonts w:ascii="Times New Roman" w:eastAsiaTheme="majorEastAsia" w:hAnsi="Times New Roman" w:cs="Times New Roman"/>
              <w:sz w:val="22"/>
            </w:rPr>
            <w:delText>TaON</w:delText>
          </w:r>
          <w:r w:rsidR="00675748" w:rsidRPr="00675748" w:rsidDel="00294159">
            <w:rPr>
              <w:rFonts w:ascii="Times New Roman" w:eastAsiaTheme="majorEastAsia" w:hAnsi="Times New Roman" w:cs="Times New Roman" w:hint="eastAsia"/>
              <w:sz w:val="22"/>
            </w:rPr>
            <w:delText>、</w:delText>
          </w:r>
          <w:r w:rsidR="00675748" w:rsidRPr="00675748" w:rsidDel="00294159">
            <w:rPr>
              <w:rFonts w:ascii="Times New Roman" w:eastAsiaTheme="majorEastAsia" w:hAnsi="Times New Roman" w:cs="Times New Roman"/>
              <w:sz w:val="22"/>
            </w:rPr>
            <w:delText xml:space="preserve">Ta₃N₅ </w:delText>
          </w:r>
          <w:r w:rsidR="00675748" w:rsidRPr="00675748" w:rsidDel="00294159">
            <w:rPr>
              <w:rFonts w:ascii="Times New Roman" w:eastAsiaTheme="majorEastAsia" w:hAnsi="Times New Roman" w:cs="Times New Roman" w:hint="eastAsia"/>
              <w:sz w:val="22"/>
            </w:rPr>
            <w:delText>など）、可視光応答型複合酸化物（</w:delText>
          </w:r>
          <w:r w:rsidR="00675748" w:rsidRPr="00675748" w:rsidDel="00294159">
            <w:rPr>
              <w:rFonts w:ascii="Times New Roman" w:eastAsiaTheme="majorEastAsia" w:hAnsi="Times New Roman" w:cs="Times New Roman"/>
              <w:sz w:val="22"/>
            </w:rPr>
            <w:delText>C</w:delText>
          </w:r>
          <w:r w:rsidR="00675748" w:rsidRPr="00675748" w:rsidDel="00294159">
            <w:rPr>
              <w:rFonts w:ascii="Times New Roman" w:eastAsiaTheme="majorEastAsia" w:hAnsi="Times New Roman" w:cs="Times New Roman" w:hint="eastAsia"/>
              <w:sz w:val="22"/>
            </w:rPr>
            <w:delText>：</w:delText>
          </w:r>
          <w:r w:rsidR="00675748" w:rsidRPr="00675748" w:rsidDel="00294159">
            <w:rPr>
              <w:rFonts w:ascii="Times New Roman" w:eastAsiaTheme="majorEastAsia" w:hAnsi="Times New Roman" w:cs="Times New Roman"/>
              <w:sz w:val="22"/>
            </w:rPr>
            <w:delText>BiVO₄</w:delText>
          </w:r>
          <w:r w:rsidR="00675748" w:rsidRPr="00675748" w:rsidDel="00294159">
            <w:rPr>
              <w:rFonts w:ascii="Times New Roman" w:eastAsiaTheme="majorEastAsia" w:hAnsi="Times New Roman" w:cs="Times New Roman" w:hint="eastAsia"/>
              <w:sz w:val="22"/>
            </w:rPr>
            <w:delText>、</w:delText>
          </w:r>
          <w:r w:rsidR="00675748" w:rsidRPr="00675748" w:rsidDel="00294159">
            <w:rPr>
              <w:rFonts w:ascii="Times New Roman" w:eastAsiaTheme="majorEastAsia" w:hAnsi="Times New Roman" w:cs="Times New Roman"/>
              <w:sz w:val="22"/>
            </w:rPr>
            <w:delText xml:space="preserve">WO₃ </w:delText>
          </w:r>
          <w:r w:rsidR="00675748" w:rsidRPr="00675748" w:rsidDel="00294159">
            <w:rPr>
              <w:rFonts w:ascii="Times New Roman" w:eastAsiaTheme="majorEastAsia" w:hAnsi="Times New Roman" w:cs="Times New Roman" w:hint="eastAsia"/>
              <w:sz w:val="22"/>
            </w:rPr>
            <w:delText>など）における正孔トラップ機構の比較。</w:delText>
          </w:r>
        </w:del>
      </w:ins>
      <w:moveTo w:id="542" w:author="作成者">
        <w:del w:id="543" w:author="作成者">
          <w:r w:rsidR="00C7569F" w:rsidRPr="00265952" w:rsidDel="00294159">
            <w:rPr>
              <w:rFonts w:ascii="Times New Roman" w:eastAsiaTheme="majorEastAsia" w:hAnsi="Times New Roman" w:cs="Times New Roman"/>
              <w:sz w:val="22"/>
            </w:rPr>
            <w:delText xml:space="preserve">(A) </w:delText>
          </w:r>
          <w:r w:rsidR="00C7569F" w:rsidRPr="00265952" w:rsidDel="00294159">
            <w:rPr>
              <w:rFonts w:ascii="Times New Roman" w:eastAsiaTheme="majorEastAsia" w:hAnsi="Times New Roman" w:cs="Times New Roman" w:hint="eastAsia"/>
              <w:sz w:val="22"/>
            </w:rPr>
            <w:delText>紫外光応答型酸化物（</w:delText>
          </w:r>
          <w:r w:rsidR="00C7569F" w:rsidRPr="00265952" w:rsidDel="00294159">
            <w:rPr>
              <w:rFonts w:ascii="Times New Roman" w:eastAsiaTheme="majorEastAsia" w:hAnsi="Times New Roman" w:cs="Times New Roman"/>
              <w:sz w:val="22"/>
            </w:rPr>
            <w:delText>TiO₂</w:delText>
          </w:r>
          <w:r w:rsidR="00C7569F" w:rsidRPr="00265952" w:rsidDel="00294159">
            <w:rPr>
              <w:rFonts w:ascii="Times New Roman" w:eastAsiaTheme="majorEastAsia" w:hAnsi="Times New Roman" w:cs="Times New Roman" w:hint="eastAsia"/>
              <w:sz w:val="22"/>
            </w:rPr>
            <w:delText>、</w:delText>
          </w:r>
          <w:r w:rsidR="00C7569F" w:rsidRPr="00265952" w:rsidDel="00294159">
            <w:rPr>
              <w:rFonts w:ascii="Times New Roman" w:eastAsiaTheme="majorEastAsia" w:hAnsi="Times New Roman" w:cs="Times New Roman"/>
              <w:sz w:val="22"/>
            </w:rPr>
            <w:delText>Ta₂O₅</w:delText>
          </w:r>
          <w:r w:rsidR="00C7569F" w:rsidRPr="00265952" w:rsidDel="00294159">
            <w:rPr>
              <w:rFonts w:ascii="Times New Roman" w:eastAsiaTheme="majorEastAsia" w:hAnsi="Times New Roman" w:cs="Times New Roman" w:hint="eastAsia"/>
              <w:sz w:val="22"/>
            </w:rPr>
            <w:delText>など）、</w:delText>
          </w:r>
          <w:r w:rsidR="00C7569F" w:rsidRPr="00265952" w:rsidDel="00294159">
            <w:rPr>
              <w:rFonts w:ascii="Times New Roman" w:eastAsiaTheme="majorEastAsia" w:hAnsi="Times New Roman" w:cs="Times New Roman"/>
              <w:sz w:val="22"/>
            </w:rPr>
            <w:delText xml:space="preserve">(B) </w:delText>
          </w:r>
          <w:r w:rsidR="00C7569F" w:rsidRPr="00265952" w:rsidDel="00294159">
            <w:rPr>
              <w:rFonts w:ascii="Times New Roman" w:eastAsiaTheme="majorEastAsia" w:hAnsi="Times New Roman" w:cs="Times New Roman" w:hint="eastAsia"/>
              <w:sz w:val="22"/>
            </w:rPr>
            <w:delText>可視光応答型酸窒化物（</w:delText>
          </w:r>
          <w:r w:rsidR="00C7569F" w:rsidRPr="00265952" w:rsidDel="00294159">
            <w:rPr>
              <w:rFonts w:ascii="Times New Roman" w:eastAsiaTheme="majorEastAsia" w:hAnsi="Times New Roman" w:cs="Times New Roman"/>
              <w:sz w:val="22"/>
            </w:rPr>
            <w:delText>TaON</w:delText>
          </w:r>
          <w:r w:rsidR="00C7569F" w:rsidRPr="00265952" w:rsidDel="00294159">
            <w:rPr>
              <w:rFonts w:ascii="Times New Roman" w:eastAsiaTheme="majorEastAsia" w:hAnsi="Times New Roman" w:cs="Times New Roman" w:hint="eastAsia"/>
              <w:sz w:val="22"/>
            </w:rPr>
            <w:delText>、</w:delText>
          </w:r>
          <w:r w:rsidR="00C7569F" w:rsidRPr="00265952" w:rsidDel="00294159">
            <w:rPr>
              <w:rFonts w:ascii="Times New Roman" w:eastAsiaTheme="majorEastAsia" w:hAnsi="Times New Roman" w:cs="Times New Roman"/>
              <w:sz w:val="22"/>
            </w:rPr>
            <w:delText>Ta₃N₅</w:delText>
          </w:r>
          <w:r w:rsidR="00C7569F" w:rsidRPr="00265952" w:rsidDel="00294159">
            <w:rPr>
              <w:rFonts w:ascii="Times New Roman" w:eastAsiaTheme="majorEastAsia" w:hAnsi="Times New Roman" w:cs="Times New Roman" w:hint="eastAsia"/>
              <w:sz w:val="22"/>
            </w:rPr>
            <w:delText>など）、</w:delText>
          </w:r>
          <w:r w:rsidR="00C7569F" w:rsidRPr="00265952" w:rsidDel="00294159">
            <w:rPr>
              <w:rFonts w:ascii="Times New Roman" w:eastAsiaTheme="majorEastAsia" w:hAnsi="Times New Roman" w:cs="Times New Roman"/>
              <w:sz w:val="22"/>
            </w:rPr>
            <w:delText xml:space="preserve">(C) </w:delText>
          </w:r>
          <w:r w:rsidR="00C7569F" w:rsidRPr="00265952" w:rsidDel="00294159">
            <w:rPr>
              <w:rFonts w:ascii="Times New Roman" w:eastAsiaTheme="majorEastAsia" w:hAnsi="Times New Roman" w:cs="Times New Roman" w:hint="eastAsia"/>
              <w:sz w:val="22"/>
            </w:rPr>
            <w:delText>可視光応答型複合酸化物（</w:delText>
          </w:r>
          <w:r w:rsidR="00C7569F" w:rsidRPr="00265952" w:rsidDel="00294159">
            <w:rPr>
              <w:rFonts w:ascii="Times New Roman" w:eastAsiaTheme="majorEastAsia" w:hAnsi="Times New Roman" w:cs="Times New Roman"/>
              <w:sz w:val="22"/>
            </w:rPr>
            <w:delText>BiVO₄</w:delText>
          </w:r>
          <w:r w:rsidR="00C7569F" w:rsidRPr="00265952" w:rsidDel="00294159">
            <w:rPr>
              <w:rFonts w:ascii="Times New Roman" w:eastAsiaTheme="majorEastAsia" w:hAnsi="Times New Roman" w:cs="Times New Roman" w:hint="eastAsia"/>
              <w:sz w:val="22"/>
            </w:rPr>
            <w:delText>、</w:delText>
          </w:r>
          <w:r w:rsidR="00C7569F" w:rsidRPr="00265952" w:rsidDel="00294159">
            <w:rPr>
              <w:rFonts w:ascii="Times New Roman" w:eastAsiaTheme="majorEastAsia" w:hAnsi="Times New Roman" w:cs="Times New Roman"/>
              <w:sz w:val="22"/>
            </w:rPr>
            <w:delText>WO₃</w:delText>
          </w:r>
          <w:r w:rsidR="00C7569F" w:rsidRPr="00265952" w:rsidDel="00294159">
            <w:rPr>
              <w:rFonts w:ascii="Times New Roman" w:eastAsiaTheme="majorEastAsia" w:hAnsi="Times New Roman" w:cs="Times New Roman" w:hint="eastAsia"/>
              <w:sz w:val="22"/>
            </w:rPr>
            <w:delText>など）の比較。</w:delText>
          </w:r>
        </w:del>
      </w:moveTo>
    </w:p>
    <w:p w14:paraId="5ABD7FD0" w14:textId="7B3CC250" w:rsidR="00C7569F" w:rsidDel="00294159" w:rsidRDefault="00C7569F" w:rsidP="00294159">
      <w:pPr>
        <w:rPr>
          <w:del w:id="544" w:author="作成者"/>
          <w:moveTo w:id="545" w:author="作成者"/>
          <w:rFonts w:ascii="Times New Roman" w:eastAsiaTheme="majorEastAsia" w:hAnsi="Times New Roman" w:cs="Times New Roman"/>
          <w:sz w:val="22"/>
        </w:rPr>
      </w:pPr>
      <w:moveTo w:id="546" w:author="作成者">
        <w:del w:id="547" w:author="作成者">
          <w:r w:rsidDel="00294159">
            <w:rPr>
              <w:rFonts w:ascii="Times New Roman" w:eastAsiaTheme="majorEastAsia" w:hAnsi="Times New Roman" w:cs="Times New Roman" w:hint="eastAsia"/>
              <w:sz w:val="22"/>
            </w:rPr>
            <w:delText>▶</w:delText>
          </w:r>
        </w:del>
      </w:moveTo>
      <w:ins w:id="548" w:author="作成者">
        <w:del w:id="549" w:author="作成者">
          <w:r w:rsidR="00675748" w:rsidRPr="00675748" w:rsidDel="00294159">
            <w:rPr>
              <w:rFonts w:ascii="Times New Roman" w:eastAsiaTheme="majorEastAsia" w:hAnsi="Times New Roman" w:cs="Times New Roman" w:hint="eastAsia"/>
              <w:sz w:val="22"/>
            </w:rPr>
            <w:delText>上段</w:delText>
          </w:r>
          <w:r w:rsidR="001128C7" w:rsidRPr="00265952" w:rsidDel="00294159">
            <w:rPr>
              <w:rFonts w:ascii="Times New Roman" w:eastAsiaTheme="majorEastAsia" w:hAnsi="Times New Roman" w:cs="Times New Roman" w:hint="eastAsia"/>
              <w:sz w:val="22"/>
            </w:rPr>
            <w:delText>：</w:delText>
          </w:r>
          <w:r w:rsidR="00675748" w:rsidRPr="00675748" w:rsidDel="00294159">
            <w:rPr>
              <w:rFonts w:ascii="Times New Roman" w:eastAsiaTheme="majorEastAsia" w:hAnsi="Times New Roman" w:cs="Times New Roman" w:hint="eastAsia"/>
              <w:sz w:val="22"/>
            </w:rPr>
            <w:delText>正孔の局在性と、それに伴う格子歪み（Δ</w:delText>
          </w:r>
          <w:r w:rsidR="00675748" w:rsidRPr="00675748" w:rsidDel="00294159">
            <w:rPr>
              <w:rFonts w:ascii="Times New Roman" w:eastAsiaTheme="majorEastAsia" w:hAnsi="Times New Roman" w:cs="Times New Roman" w:hint="eastAsia"/>
              <w:sz w:val="22"/>
            </w:rPr>
            <w:delText>Q</w:delText>
          </w:r>
          <w:r w:rsidR="00675748" w:rsidRPr="00675748" w:rsidDel="00294159">
            <w:rPr>
              <w:rFonts w:ascii="Times New Roman" w:eastAsiaTheme="majorEastAsia" w:hAnsi="Times New Roman" w:cs="Times New Roman" w:hint="eastAsia"/>
              <w:sz w:val="22"/>
            </w:rPr>
            <w:delText>）を模式的に示す。</w:delText>
          </w:r>
          <w:r w:rsidR="00675748" w:rsidRPr="00675748" w:rsidDel="00294159">
            <w:rPr>
              <w:rFonts w:ascii="Times New Roman" w:eastAsiaTheme="majorEastAsia" w:hAnsi="Times New Roman" w:cs="Times New Roman" w:hint="eastAsia"/>
              <w:sz w:val="22"/>
            </w:rPr>
            <w:delText>A</w:delText>
          </w:r>
          <w:r w:rsidR="00675748" w:rsidRPr="00675748" w:rsidDel="00294159">
            <w:rPr>
              <w:rFonts w:ascii="Times New Roman" w:eastAsiaTheme="majorEastAsia" w:hAnsi="Times New Roman" w:cs="Times New Roman" w:hint="eastAsia"/>
              <w:sz w:val="22"/>
            </w:rPr>
            <w:delText>では正孔が酸素サイトに強く局在し、大きな格子歪みを生じる。一方、</w:delText>
          </w:r>
          <w:r w:rsidR="00675748" w:rsidRPr="00675748" w:rsidDel="00294159">
            <w:rPr>
              <w:rFonts w:ascii="Times New Roman" w:eastAsiaTheme="majorEastAsia" w:hAnsi="Times New Roman" w:cs="Times New Roman" w:hint="eastAsia"/>
              <w:sz w:val="22"/>
            </w:rPr>
            <w:delText>B</w:delText>
          </w:r>
          <w:r w:rsidR="00675748" w:rsidRPr="00675748" w:rsidDel="00294159">
            <w:rPr>
              <w:rFonts w:ascii="Times New Roman" w:eastAsiaTheme="majorEastAsia" w:hAnsi="Times New Roman" w:cs="Times New Roman" w:hint="eastAsia"/>
              <w:sz w:val="22"/>
            </w:rPr>
            <w:delText>および</w:delText>
          </w:r>
          <w:r w:rsidR="00675748" w:rsidRPr="00675748" w:rsidDel="00294159">
            <w:rPr>
              <w:rFonts w:ascii="Times New Roman" w:eastAsiaTheme="majorEastAsia" w:hAnsi="Times New Roman" w:cs="Times New Roman" w:hint="eastAsia"/>
              <w:sz w:val="22"/>
            </w:rPr>
            <w:delText>C</w:delText>
          </w:r>
          <w:r w:rsidR="00675748" w:rsidRPr="00675748" w:rsidDel="00294159">
            <w:rPr>
              <w:rFonts w:ascii="Times New Roman" w:eastAsiaTheme="majorEastAsia" w:hAnsi="Times New Roman" w:cs="Times New Roman" w:hint="eastAsia"/>
              <w:sz w:val="22"/>
            </w:rPr>
            <w:delText>では、アニオン分極性や軌道混成により正孔が広がり、格子歪みは小さい。</w:delText>
          </w:r>
        </w:del>
      </w:ins>
      <w:moveTo w:id="550" w:author="作成者">
        <w:del w:id="551" w:author="作成者">
          <w:r w:rsidRPr="00265952" w:rsidDel="00294159">
            <w:rPr>
              <w:rFonts w:ascii="Times New Roman" w:eastAsiaTheme="majorEastAsia" w:hAnsi="Times New Roman" w:cs="Times New Roman" w:hint="eastAsia"/>
              <w:sz w:val="22"/>
            </w:rPr>
            <w:delText>上段：正孔の局在の程度と、それに伴う格子の歪み（Δ</w:delText>
          </w:r>
          <w:r w:rsidRPr="00265952" w:rsidDel="00294159">
            <w:rPr>
              <w:rFonts w:ascii="Times New Roman" w:eastAsiaTheme="majorEastAsia" w:hAnsi="Times New Roman" w:cs="Times New Roman"/>
              <w:sz w:val="22"/>
            </w:rPr>
            <w:delText>Q</w:delText>
          </w:r>
          <w:r w:rsidRPr="00265952" w:rsidDel="00294159">
            <w:rPr>
              <w:rFonts w:ascii="Times New Roman" w:eastAsiaTheme="majorEastAsia" w:hAnsi="Times New Roman" w:cs="Times New Roman" w:hint="eastAsia"/>
              <w:sz w:val="22"/>
            </w:rPr>
            <w:delText>）を模式的に示す。</w:delText>
          </w:r>
          <w:r w:rsidRPr="00265952" w:rsidDel="00294159">
            <w:rPr>
              <w:rFonts w:ascii="Times New Roman" w:eastAsiaTheme="majorEastAsia" w:hAnsi="Times New Roman" w:cs="Times New Roman"/>
              <w:sz w:val="22"/>
            </w:rPr>
            <w:delText>(A)</w:delText>
          </w:r>
          <w:r w:rsidRPr="00265952" w:rsidDel="00294159">
            <w:rPr>
              <w:rFonts w:ascii="Times New Roman" w:eastAsiaTheme="majorEastAsia" w:hAnsi="Times New Roman" w:cs="Times New Roman" w:hint="eastAsia"/>
              <w:sz w:val="22"/>
            </w:rPr>
            <w:delText>では正孔が酸素に強く局在し、周囲の格子が大きく歪む。</w:delText>
          </w:r>
          <w:r w:rsidRPr="00265952" w:rsidDel="00294159">
            <w:rPr>
              <w:rFonts w:ascii="Times New Roman" w:eastAsiaTheme="majorEastAsia" w:hAnsi="Times New Roman" w:cs="Times New Roman"/>
              <w:sz w:val="22"/>
            </w:rPr>
            <w:delText>(B)(C)</w:delText>
          </w:r>
          <w:r w:rsidRPr="00265952" w:rsidDel="00294159">
            <w:rPr>
              <w:rFonts w:ascii="Times New Roman" w:eastAsiaTheme="majorEastAsia" w:hAnsi="Times New Roman" w:cs="Times New Roman" w:hint="eastAsia"/>
              <w:sz w:val="22"/>
            </w:rPr>
            <w:delText>では格子歪みが小さく抑えられる。</w:delText>
          </w:r>
        </w:del>
      </w:moveTo>
    </w:p>
    <w:p w14:paraId="705A9CBB" w14:textId="7F3202AA" w:rsidR="001128C7" w:rsidDel="00294159" w:rsidRDefault="00C7569F" w:rsidP="00294159">
      <w:pPr>
        <w:rPr>
          <w:ins w:id="552" w:author="作成者"/>
          <w:del w:id="553" w:author="作成者"/>
          <w:rFonts w:ascii="Times New Roman" w:eastAsiaTheme="majorEastAsia" w:hAnsi="Times New Roman" w:cs="Times New Roman"/>
          <w:sz w:val="22"/>
        </w:rPr>
      </w:pPr>
      <w:moveTo w:id="554" w:author="作成者">
        <w:del w:id="555" w:author="作成者">
          <w:r w:rsidDel="00294159">
            <w:rPr>
              <w:rFonts w:ascii="Times New Roman" w:eastAsiaTheme="majorEastAsia" w:hAnsi="Times New Roman" w:cs="Times New Roman" w:hint="eastAsia"/>
              <w:sz w:val="22"/>
            </w:rPr>
            <w:delText>▶</w:delText>
          </w:r>
          <w:r w:rsidRPr="00265952" w:rsidDel="00294159">
            <w:rPr>
              <w:rFonts w:ascii="Times New Roman" w:eastAsiaTheme="majorEastAsia" w:hAnsi="Times New Roman" w:cs="Times New Roman" w:hint="eastAsia"/>
              <w:sz w:val="22"/>
            </w:rPr>
            <w:delText>中段：</w:delText>
          </w:r>
        </w:del>
      </w:moveTo>
      <w:ins w:id="556" w:author="作成者">
        <w:del w:id="557" w:author="作成者">
          <w:r w:rsidR="001128C7" w:rsidRPr="001128C7" w:rsidDel="00294159">
            <w:rPr>
              <w:rFonts w:ascii="Times New Roman" w:eastAsiaTheme="majorEastAsia" w:hAnsi="Times New Roman" w:cs="Times New Roman" w:hint="eastAsia"/>
              <w:sz w:val="22"/>
            </w:rPr>
            <w:delText>正孔トラップ時のポテンシャルエネルギー変化を示す。</w:delText>
          </w:r>
          <w:r w:rsidR="001128C7" w:rsidRPr="001128C7" w:rsidDel="00294159">
            <w:rPr>
              <w:rFonts w:ascii="Times New Roman" w:eastAsiaTheme="majorEastAsia" w:hAnsi="Times New Roman" w:cs="Times New Roman" w:hint="eastAsia"/>
              <w:sz w:val="22"/>
            </w:rPr>
            <w:delText>A</w:delText>
          </w:r>
          <w:r w:rsidR="001128C7" w:rsidRPr="001128C7" w:rsidDel="00294159">
            <w:rPr>
              <w:rFonts w:ascii="Times New Roman" w:eastAsiaTheme="majorEastAsia" w:hAnsi="Times New Roman" w:cs="Times New Roman" w:hint="eastAsia"/>
              <w:sz w:val="22"/>
            </w:rPr>
            <w:delText>では大きな格子緩和により深いトラップ状態が形成されるが、</w:delText>
          </w:r>
          <w:r w:rsidR="001128C7" w:rsidRPr="001128C7" w:rsidDel="00294159">
            <w:rPr>
              <w:rFonts w:ascii="Times New Roman" w:eastAsiaTheme="majorEastAsia" w:hAnsi="Times New Roman" w:cs="Times New Roman" w:hint="eastAsia"/>
              <w:sz w:val="22"/>
            </w:rPr>
            <w:delText>B</w:delText>
          </w:r>
          <w:r w:rsidR="001128C7" w:rsidRPr="001128C7" w:rsidDel="00294159">
            <w:rPr>
              <w:rFonts w:ascii="Times New Roman" w:eastAsiaTheme="majorEastAsia" w:hAnsi="Times New Roman" w:cs="Times New Roman" w:hint="eastAsia"/>
              <w:sz w:val="22"/>
            </w:rPr>
            <w:delText>および</w:delText>
          </w:r>
          <w:r w:rsidR="001128C7" w:rsidRPr="001128C7" w:rsidDel="00294159">
            <w:rPr>
              <w:rFonts w:ascii="Times New Roman" w:eastAsiaTheme="majorEastAsia" w:hAnsi="Times New Roman" w:cs="Times New Roman" w:hint="eastAsia"/>
              <w:sz w:val="22"/>
            </w:rPr>
            <w:delText>C</w:delText>
          </w:r>
          <w:r w:rsidR="001128C7" w:rsidRPr="001128C7" w:rsidDel="00294159">
            <w:rPr>
              <w:rFonts w:ascii="Times New Roman" w:eastAsiaTheme="majorEastAsia" w:hAnsi="Times New Roman" w:cs="Times New Roman" w:hint="eastAsia"/>
              <w:sz w:val="22"/>
            </w:rPr>
            <w:delText>では格子緩和が抑制され、バンド端近傍の浅いトラップ状態にとどまる。</w:delText>
          </w:r>
        </w:del>
      </w:ins>
    </w:p>
    <w:p w14:paraId="32DD446D" w14:textId="5635FC66" w:rsidR="00C7569F" w:rsidDel="001629EB" w:rsidRDefault="00C7569F" w:rsidP="00294159">
      <w:pPr>
        <w:rPr>
          <w:ins w:id="558" w:author="作成者"/>
          <w:del w:id="559" w:author="作成者"/>
          <w:rFonts w:ascii="Times New Roman" w:eastAsiaTheme="majorEastAsia" w:hAnsi="Times New Roman" w:cs="Times New Roman"/>
          <w:sz w:val="22"/>
        </w:rPr>
      </w:pPr>
      <w:moveTo w:id="560" w:author="作成者">
        <w:del w:id="561" w:author="作成者">
          <w:r w:rsidRPr="00265952" w:rsidDel="00294159">
            <w:rPr>
              <w:rFonts w:ascii="Times New Roman" w:eastAsiaTheme="majorEastAsia" w:hAnsi="Times New Roman" w:cs="Times New Roman" w:hint="eastAsia"/>
              <w:sz w:val="22"/>
            </w:rPr>
            <w:delText>正孔がトラップされる際のエネルギー変化を示す。</w:delText>
          </w:r>
          <w:r w:rsidRPr="00265952" w:rsidDel="00294159">
            <w:rPr>
              <w:rFonts w:ascii="Times New Roman" w:eastAsiaTheme="majorEastAsia" w:hAnsi="Times New Roman" w:cs="Times New Roman"/>
              <w:sz w:val="22"/>
            </w:rPr>
            <w:delText>(A)</w:delText>
          </w:r>
          <w:r w:rsidRPr="00265952" w:rsidDel="00294159">
            <w:rPr>
              <w:rFonts w:ascii="Times New Roman" w:eastAsiaTheme="majorEastAsia" w:hAnsi="Times New Roman" w:cs="Times New Roman" w:hint="eastAsia"/>
              <w:sz w:val="22"/>
            </w:rPr>
            <w:delText>では大きな格子緩和により深いトラップが形成されるが、</w:delText>
          </w:r>
          <w:r w:rsidRPr="00265952" w:rsidDel="00294159">
            <w:rPr>
              <w:rFonts w:ascii="Times New Roman" w:eastAsiaTheme="majorEastAsia" w:hAnsi="Times New Roman" w:cs="Times New Roman"/>
              <w:sz w:val="22"/>
            </w:rPr>
            <w:delText>(B)(C)</w:delText>
          </w:r>
          <w:r w:rsidRPr="00265952" w:rsidDel="00294159">
            <w:rPr>
              <w:rFonts w:ascii="Times New Roman" w:eastAsiaTheme="majorEastAsia" w:hAnsi="Times New Roman" w:cs="Times New Roman" w:hint="eastAsia"/>
              <w:sz w:val="22"/>
            </w:rPr>
            <w:delText>では格子緩和が抑制され、正孔はバンド端近傍の浅い状態にとどまる。</w:delText>
          </w:r>
          <w:r w:rsidDel="00294159">
            <w:rPr>
              <w:rFonts w:ascii="Times New Roman" w:eastAsiaTheme="majorEastAsia" w:hAnsi="Times New Roman" w:cs="Times New Roman" w:hint="eastAsia"/>
              <w:sz w:val="22"/>
            </w:rPr>
            <w:delText>▶</w:delText>
          </w:r>
          <w:r w:rsidRPr="00265952" w:rsidDel="00294159">
            <w:rPr>
              <w:rFonts w:ascii="Times New Roman" w:eastAsiaTheme="majorEastAsia" w:hAnsi="Times New Roman" w:cs="Times New Roman" w:hint="eastAsia"/>
              <w:sz w:val="22"/>
            </w:rPr>
            <w:delText>下段：</w:delText>
          </w:r>
        </w:del>
      </w:moveTo>
      <w:ins w:id="562" w:author="作成者">
        <w:del w:id="563" w:author="作成者">
          <w:r w:rsidR="001629EB" w:rsidRPr="001629EB" w:rsidDel="00294159">
            <w:rPr>
              <w:rFonts w:ascii="Times New Roman" w:eastAsiaTheme="majorEastAsia" w:hAnsi="Times New Roman" w:cs="Times New Roman" w:hint="eastAsia"/>
              <w:sz w:val="22"/>
            </w:rPr>
            <w:delText>過渡吸収スペクトルの模式図である。</w:delText>
          </w:r>
          <w:r w:rsidR="001629EB" w:rsidRPr="001629EB" w:rsidDel="00294159">
            <w:rPr>
              <w:rFonts w:ascii="Times New Roman" w:eastAsiaTheme="majorEastAsia" w:hAnsi="Times New Roman" w:cs="Times New Roman" w:hint="eastAsia"/>
              <w:sz w:val="22"/>
            </w:rPr>
            <w:delText>A</w:delText>
          </w:r>
          <w:r w:rsidR="001629EB" w:rsidRPr="001629EB" w:rsidDel="00294159">
            <w:rPr>
              <w:rFonts w:ascii="Times New Roman" w:eastAsiaTheme="majorEastAsia" w:hAnsi="Times New Roman" w:cs="Times New Roman" w:hint="eastAsia"/>
              <w:sz w:val="22"/>
            </w:rPr>
            <w:delText>では幅広い吸収帯（ブロードピーク）が現れるのに対し、</w:delText>
          </w:r>
          <w:r w:rsidR="001629EB" w:rsidRPr="001629EB" w:rsidDel="00294159">
            <w:rPr>
              <w:rFonts w:ascii="Times New Roman" w:eastAsiaTheme="majorEastAsia" w:hAnsi="Times New Roman" w:cs="Times New Roman" w:hint="eastAsia"/>
              <w:sz w:val="22"/>
            </w:rPr>
            <w:delText>B</w:delText>
          </w:r>
          <w:r w:rsidR="001629EB" w:rsidRPr="001629EB" w:rsidDel="00294159">
            <w:rPr>
              <w:rFonts w:ascii="Times New Roman" w:eastAsiaTheme="majorEastAsia" w:hAnsi="Times New Roman" w:cs="Times New Roman" w:hint="eastAsia"/>
              <w:sz w:val="22"/>
            </w:rPr>
            <w:delText>および</w:delText>
          </w:r>
          <w:r w:rsidR="001629EB" w:rsidRPr="001629EB" w:rsidDel="00294159">
            <w:rPr>
              <w:rFonts w:ascii="Times New Roman" w:eastAsiaTheme="majorEastAsia" w:hAnsi="Times New Roman" w:cs="Times New Roman" w:hint="eastAsia"/>
              <w:sz w:val="22"/>
            </w:rPr>
            <w:delText>C</w:delText>
          </w:r>
          <w:r w:rsidR="001629EB" w:rsidRPr="001629EB" w:rsidDel="00294159">
            <w:rPr>
              <w:rFonts w:ascii="Times New Roman" w:eastAsiaTheme="majorEastAsia" w:hAnsi="Times New Roman" w:cs="Times New Roman" w:hint="eastAsia"/>
              <w:sz w:val="22"/>
            </w:rPr>
            <w:delText>ではバンド端近傍に鋭い吸収ピークが現れる。これらの違いは、正孔トラップの深さと局在性を反映している。</w:delText>
          </w:r>
        </w:del>
      </w:ins>
      <w:moveTo w:id="564" w:author="作成者">
        <w:del w:id="565" w:author="作成者">
          <w:r w:rsidRPr="00265952" w:rsidDel="001629EB">
            <w:rPr>
              <w:rFonts w:ascii="Times New Roman" w:eastAsiaTheme="majorEastAsia" w:hAnsi="Times New Roman" w:cs="Times New Roman" w:hint="eastAsia"/>
              <w:sz w:val="22"/>
            </w:rPr>
            <w:delText>各材料の光吸収スペクトルの特徴。</w:delText>
          </w:r>
          <w:r w:rsidRPr="00265952" w:rsidDel="001629EB">
            <w:rPr>
              <w:rFonts w:ascii="Times New Roman" w:eastAsiaTheme="majorEastAsia" w:hAnsi="Times New Roman" w:cs="Times New Roman" w:hint="eastAsia"/>
              <w:sz w:val="22"/>
            </w:rPr>
            <w:delText>(A)</w:delText>
          </w:r>
          <w:r w:rsidRPr="00265952" w:rsidDel="001629EB">
            <w:rPr>
              <w:rFonts w:ascii="Times New Roman" w:eastAsiaTheme="majorEastAsia" w:hAnsi="Times New Roman" w:cs="Times New Roman" w:hint="eastAsia"/>
              <w:sz w:val="22"/>
            </w:rPr>
            <w:delText>ではブロード（幅広い）な吸収帯が現れるのに対し、</w:delText>
          </w:r>
          <w:r w:rsidRPr="00265952" w:rsidDel="001629EB">
            <w:rPr>
              <w:rFonts w:ascii="Times New Roman" w:eastAsiaTheme="majorEastAsia" w:hAnsi="Times New Roman" w:cs="Times New Roman" w:hint="eastAsia"/>
              <w:sz w:val="22"/>
            </w:rPr>
            <w:delText>(B)(C)</w:delText>
          </w:r>
          <w:r w:rsidRPr="00265952" w:rsidDel="001629EB">
            <w:rPr>
              <w:rFonts w:ascii="Times New Roman" w:eastAsiaTheme="majorEastAsia" w:hAnsi="Times New Roman" w:cs="Times New Roman" w:hint="eastAsia"/>
              <w:sz w:val="22"/>
            </w:rPr>
            <w:delText>ではシャープ（鋭い）なピークがバンド端付近に現れる。このスペクトル形状の違いが、正孔トラップの深さを反映している。</w:delText>
          </w:r>
        </w:del>
      </w:moveTo>
    </w:p>
    <w:p w14:paraId="395FB446" w14:textId="77777777" w:rsidR="00C7569F" w:rsidRDefault="00C7569F">
      <w:pPr>
        <w:rPr>
          <w:ins w:id="566" w:author="作成者"/>
          <w:rFonts w:ascii="Times New Roman" w:eastAsiaTheme="majorEastAsia" w:hAnsi="Times New Roman" w:cs="Times New Roman"/>
          <w:sz w:val="22"/>
        </w:rPr>
        <w:pPrChange w:id="567" w:author="作成者">
          <w:pPr>
            <w:widowControl/>
            <w:jc w:val="left"/>
          </w:pPr>
        </w:pPrChange>
      </w:pPr>
      <w:ins w:id="568" w:author="作成者">
        <w:r>
          <w:rPr>
            <w:rFonts w:ascii="Times New Roman" w:eastAsiaTheme="majorEastAsia" w:hAnsi="Times New Roman" w:cs="Times New Roman"/>
            <w:sz w:val="22"/>
          </w:rPr>
          <w:br w:type="page"/>
        </w:r>
      </w:ins>
    </w:p>
    <w:p w14:paraId="39813FAA" w14:textId="3A2E72CC" w:rsidR="00C7569F" w:rsidRPr="00265952" w:rsidRDefault="00300F87" w:rsidP="00C7569F">
      <w:pPr>
        <w:rPr>
          <w:moveTo w:id="569" w:author="作成者"/>
          <w:rFonts w:ascii="Times New Roman" w:eastAsiaTheme="majorEastAsia" w:hAnsi="Times New Roman" w:cs="Times New Roman"/>
          <w:sz w:val="22"/>
        </w:rPr>
      </w:pPr>
      <w:ins w:id="570" w:author="作成者">
        <w:r w:rsidRPr="00300F87">
          <w:rPr>
            <w:rFonts w:ascii="Times New Roman" w:eastAsiaTheme="majorEastAsia" w:hAnsi="Times New Roman" w:cs="Times New Roman"/>
            <w:b/>
            <w:noProof/>
            <w:sz w:val="22"/>
          </w:rPr>
          <w:lastRenderedPageBreak/>
          <w:drawing>
            <wp:anchor distT="0" distB="0" distL="114300" distR="114300" simplePos="0" relativeHeight="251707392" behindDoc="0" locked="0" layoutInCell="1" allowOverlap="1" wp14:anchorId="63C554C3" wp14:editId="41E4BF49">
              <wp:simplePos x="0" y="0"/>
              <wp:positionH relativeFrom="column">
                <wp:posOffset>346710</wp:posOffset>
              </wp:positionH>
              <wp:positionV relativeFrom="paragraph">
                <wp:posOffset>380365</wp:posOffset>
              </wp:positionV>
              <wp:extent cx="5391150" cy="7186295"/>
              <wp:effectExtent l="0" t="0" r="0" b="0"/>
              <wp:wrapTopAndBottom/>
              <wp:docPr id="30" nam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391150" cy="7186295"/>
                      </a:xfrm>
                      <a:prstGeom prst="rect">
                        <a:avLst/>
                      </a:prstGeom>
                    </pic:spPr>
                  </pic:pic>
                </a:graphicData>
              </a:graphic>
              <wp14:sizeRelH relativeFrom="margin">
                <wp14:pctWidth>0</wp14:pctWidth>
              </wp14:sizeRelH>
              <wp14:sizeRelV relativeFrom="margin">
                <wp14:pctHeight>0</wp14:pctHeight>
              </wp14:sizeRelV>
            </wp:anchor>
          </w:drawing>
        </w:r>
      </w:ins>
    </w:p>
    <w:moveToRangeEnd w:id="531"/>
    <w:p w14:paraId="3BDE2AC9" w14:textId="6D12B7CB" w:rsidR="00A61E9D" w:rsidDel="00577A72" w:rsidRDefault="00A61E9D" w:rsidP="00F92A94">
      <w:pPr>
        <w:rPr>
          <w:del w:id="571" w:author="作成者"/>
          <w:rFonts w:ascii="Times New Roman" w:eastAsiaTheme="majorEastAsia" w:hAnsi="Times New Roman" w:cs="Times New Roman"/>
          <w:b/>
          <w:sz w:val="22"/>
        </w:rPr>
      </w:pPr>
    </w:p>
    <w:p w14:paraId="341F7D38" w14:textId="3F8DB79A" w:rsidR="00A61E9D" w:rsidDel="00300F87" w:rsidRDefault="00A61E9D" w:rsidP="00F92A94">
      <w:pPr>
        <w:rPr>
          <w:del w:id="572" w:author="作成者"/>
          <w:rFonts w:ascii="Times New Roman" w:eastAsiaTheme="majorEastAsia" w:hAnsi="Times New Roman" w:cs="Times New Roman"/>
          <w:b/>
          <w:sz w:val="22"/>
        </w:rPr>
      </w:pPr>
    </w:p>
    <w:p w14:paraId="4BFD7E20" w14:textId="3AC97586" w:rsidR="00A61E9D" w:rsidDel="00300F87" w:rsidRDefault="00A61E9D" w:rsidP="00F92A94">
      <w:pPr>
        <w:rPr>
          <w:del w:id="573" w:author="作成者"/>
          <w:rFonts w:ascii="Times New Roman" w:eastAsiaTheme="majorEastAsia" w:hAnsi="Times New Roman" w:cs="Times New Roman"/>
          <w:b/>
          <w:sz w:val="22"/>
        </w:rPr>
      </w:pPr>
    </w:p>
    <w:p w14:paraId="61474393" w14:textId="5DAE62B4" w:rsidR="00A61E9D" w:rsidDel="00300F87" w:rsidRDefault="00A61E9D" w:rsidP="00F92A94">
      <w:pPr>
        <w:rPr>
          <w:del w:id="574" w:author="作成者"/>
          <w:rFonts w:ascii="Times New Roman" w:eastAsiaTheme="majorEastAsia" w:hAnsi="Times New Roman" w:cs="Times New Roman"/>
          <w:b/>
          <w:sz w:val="22"/>
        </w:rPr>
      </w:pPr>
    </w:p>
    <w:p w14:paraId="1EE2F094" w14:textId="060D891B" w:rsidR="00A61E9D" w:rsidDel="00300F87" w:rsidRDefault="00A61E9D" w:rsidP="00F92A94">
      <w:pPr>
        <w:rPr>
          <w:del w:id="575" w:author="作成者"/>
          <w:rFonts w:ascii="Times New Roman" w:eastAsiaTheme="majorEastAsia" w:hAnsi="Times New Roman" w:cs="Times New Roman"/>
          <w:b/>
          <w:sz w:val="22"/>
        </w:rPr>
      </w:pPr>
    </w:p>
    <w:p w14:paraId="7F698A7C" w14:textId="505191FF" w:rsidR="00A61E9D" w:rsidDel="00300F87" w:rsidRDefault="00A61E9D" w:rsidP="00F92A94">
      <w:pPr>
        <w:rPr>
          <w:del w:id="576" w:author="作成者"/>
          <w:rFonts w:ascii="Times New Roman" w:eastAsiaTheme="majorEastAsia" w:hAnsi="Times New Roman" w:cs="Times New Roman"/>
          <w:b/>
          <w:sz w:val="22"/>
        </w:rPr>
      </w:pPr>
    </w:p>
    <w:p w14:paraId="10C8F6CA" w14:textId="645ABE86" w:rsidR="00A61E9D" w:rsidDel="00300F87" w:rsidRDefault="00A61E9D" w:rsidP="00F92A94">
      <w:pPr>
        <w:rPr>
          <w:del w:id="577" w:author="作成者"/>
          <w:rFonts w:ascii="Times New Roman" w:eastAsiaTheme="majorEastAsia" w:hAnsi="Times New Roman" w:cs="Times New Roman"/>
          <w:b/>
          <w:sz w:val="22"/>
        </w:rPr>
      </w:pPr>
    </w:p>
    <w:p w14:paraId="71CFD2C5" w14:textId="084C012F" w:rsidR="00A61E9D" w:rsidDel="00300F87" w:rsidRDefault="00A61E9D" w:rsidP="00F92A94">
      <w:pPr>
        <w:rPr>
          <w:del w:id="578" w:author="作成者"/>
          <w:rFonts w:ascii="Times New Roman" w:eastAsiaTheme="majorEastAsia" w:hAnsi="Times New Roman" w:cs="Times New Roman"/>
          <w:b/>
          <w:sz w:val="22"/>
        </w:rPr>
      </w:pPr>
    </w:p>
    <w:p w14:paraId="3FCD3EB1" w14:textId="66D62E21" w:rsidR="00A61E9D" w:rsidDel="00300F87" w:rsidRDefault="00A61E9D" w:rsidP="00F92A94">
      <w:pPr>
        <w:rPr>
          <w:del w:id="579" w:author="作成者"/>
          <w:rFonts w:ascii="Times New Roman" w:eastAsiaTheme="majorEastAsia" w:hAnsi="Times New Roman" w:cs="Times New Roman"/>
          <w:b/>
          <w:sz w:val="22"/>
        </w:rPr>
      </w:pPr>
    </w:p>
    <w:p w14:paraId="32CAD665" w14:textId="41B4A1D2" w:rsidR="00A61E9D" w:rsidDel="00300F87" w:rsidRDefault="00A61E9D" w:rsidP="00F92A94">
      <w:pPr>
        <w:rPr>
          <w:del w:id="580" w:author="作成者"/>
          <w:rFonts w:ascii="Times New Roman" w:eastAsiaTheme="majorEastAsia" w:hAnsi="Times New Roman" w:cs="Times New Roman"/>
          <w:b/>
          <w:sz w:val="22"/>
        </w:rPr>
      </w:pPr>
    </w:p>
    <w:p w14:paraId="6752A0CF" w14:textId="49B0DC77" w:rsidR="00A61E9D" w:rsidDel="00300F87" w:rsidRDefault="00A61E9D" w:rsidP="00F92A94">
      <w:pPr>
        <w:rPr>
          <w:del w:id="581" w:author="作成者"/>
          <w:rFonts w:ascii="Times New Roman" w:eastAsiaTheme="majorEastAsia" w:hAnsi="Times New Roman" w:cs="Times New Roman"/>
          <w:b/>
          <w:sz w:val="22"/>
        </w:rPr>
      </w:pPr>
    </w:p>
    <w:p w14:paraId="7FA476F2" w14:textId="21069FA4" w:rsidR="00A61E9D" w:rsidDel="00300F87" w:rsidRDefault="00A61E9D" w:rsidP="00F92A94">
      <w:pPr>
        <w:rPr>
          <w:del w:id="582" w:author="作成者"/>
          <w:rFonts w:ascii="Times New Roman" w:eastAsiaTheme="majorEastAsia" w:hAnsi="Times New Roman" w:cs="Times New Roman"/>
          <w:b/>
          <w:sz w:val="22"/>
        </w:rPr>
      </w:pPr>
    </w:p>
    <w:p w14:paraId="770624D2" w14:textId="16272B53" w:rsidR="00A61E9D" w:rsidDel="00300F87" w:rsidRDefault="00A61E9D" w:rsidP="00F92A94">
      <w:pPr>
        <w:rPr>
          <w:del w:id="583" w:author="作成者"/>
          <w:rFonts w:ascii="Times New Roman" w:eastAsiaTheme="majorEastAsia" w:hAnsi="Times New Roman" w:cs="Times New Roman"/>
          <w:b/>
          <w:sz w:val="22"/>
        </w:rPr>
      </w:pPr>
    </w:p>
    <w:p w14:paraId="200FAC14" w14:textId="0E6D968C" w:rsidR="00677A8E" w:rsidDel="00300F87" w:rsidRDefault="00265952" w:rsidP="00F92A94">
      <w:pPr>
        <w:rPr>
          <w:ins w:id="584" w:author="作成者"/>
          <w:del w:id="585" w:author="作成者"/>
          <w:moveFrom w:id="586" w:author="作成者"/>
          <w:rFonts w:ascii="Times New Roman" w:eastAsiaTheme="majorEastAsia" w:hAnsi="Times New Roman" w:cs="Times New Roman"/>
          <w:sz w:val="22"/>
        </w:rPr>
      </w:pPr>
      <w:moveFromRangeStart w:id="587" w:author="作成者" w:name="move226850300"/>
      <w:moveFrom w:id="588" w:author="作成者">
        <w:del w:id="589" w:author="作成者">
          <w:r w:rsidRPr="00265952" w:rsidDel="00300F87">
            <w:rPr>
              <w:rFonts w:ascii="Times New Roman" w:eastAsiaTheme="majorEastAsia" w:hAnsi="Times New Roman" w:cs="Times New Roman" w:hint="eastAsia"/>
              <w:sz w:val="22"/>
            </w:rPr>
            <w:delText>図</w:delText>
          </w:r>
          <w:r w:rsidRPr="00265952" w:rsidDel="00300F87">
            <w:rPr>
              <w:rFonts w:ascii="Times New Roman" w:eastAsiaTheme="majorEastAsia" w:hAnsi="Times New Roman" w:cs="Times New Roman"/>
              <w:sz w:val="22"/>
            </w:rPr>
            <w:delText xml:space="preserve">2. </w:delText>
          </w:r>
          <w:r w:rsidRPr="00265952" w:rsidDel="00300F87">
            <w:rPr>
              <w:rFonts w:ascii="Times New Roman" w:eastAsiaTheme="majorEastAsia" w:hAnsi="Times New Roman" w:cs="Times New Roman" w:hint="eastAsia"/>
              <w:sz w:val="22"/>
            </w:rPr>
            <w:delText>正孔トラップの統一的メカニズム。</w:delText>
          </w:r>
          <w:r w:rsidRPr="00265952" w:rsidDel="00300F87">
            <w:rPr>
              <w:rFonts w:ascii="Times New Roman" w:eastAsiaTheme="majorEastAsia" w:hAnsi="Times New Roman" w:cs="Times New Roman"/>
              <w:sz w:val="22"/>
            </w:rPr>
            <w:delText xml:space="preserve">(A) </w:delText>
          </w:r>
          <w:r w:rsidRPr="00265952" w:rsidDel="00300F87">
            <w:rPr>
              <w:rFonts w:ascii="Times New Roman" w:eastAsiaTheme="majorEastAsia" w:hAnsi="Times New Roman" w:cs="Times New Roman" w:hint="eastAsia"/>
              <w:sz w:val="22"/>
            </w:rPr>
            <w:delText>紫外光応答型酸化物（</w:delText>
          </w:r>
          <w:r w:rsidRPr="00265952" w:rsidDel="00300F87">
            <w:rPr>
              <w:rFonts w:ascii="Times New Roman" w:eastAsiaTheme="majorEastAsia" w:hAnsi="Times New Roman" w:cs="Times New Roman"/>
              <w:sz w:val="22"/>
            </w:rPr>
            <w:delText>TiO₂</w:delText>
          </w:r>
          <w:r w:rsidRPr="00265952" w:rsidDel="00300F87">
            <w:rPr>
              <w:rFonts w:ascii="Times New Roman" w:eastAsiaTheme="majorEastAsia" w:hAnsi="Times New Roman" w:cs="Times New Roman" w:hint="eastAsia"/>
              <w:sz w:val="22"/>
            </w:rPr>
            <w:delText>、</w:delText>
          </w:r>
          <w:r w:rsidRPr="00265952" w:rsidDel="00300F87">
            <w:rPr>
              <w:rFonts w:ascii="Times New Roman" w:eastAsiaTheme="majorEastAsia" w:hAnsi="Times New Roman" w:cs="Times New Roman"/>
              <w:sz w:val="22"/>
            </w:rPr>
            <w:delText>Ta₂O₅</w:delText>
          </w:r>
          <w:r w:rsidRPr="00265952" w:rsidDel="00300F87">
            <w:rPr>
              <w:rFonts w:ascii="Times New Roman" w:eastAsiaTheme="majorEastAsia" w:hAnsi="Times New Roman" w:cs="Times New Roman" w:hint="eastAsia"/>
              <w:sz w:val="22"/>
            </w:rPr>
            <w:delText>など）、</w:delText>
          </w:r>
          <w:r w:rsidRPr="00265952" w:rsidDel="00300F87">
            <w:rPr>
              <w:rFonts w:ascii="Times New Roman" w:eastAsiaTheme="majorEastAsia" w:hAnsi="Times New Roman" w:cs="Times New Roman"/>
              <w:sz w:val="22"/>
            </w:rPr>
            <w:delText xml:space="preserve">(B) </w:delText>
          </w:r>
          <w:r w:rsidRPr="00265952" w:rsidDel="00300F87">
            <w:rPr>
              <w:rFonts w:ascii="Times New Roman" w:eastAsiaTheme="majorEastAsia" w:hAnsi="Times New Roman" w:cs="Times New Roman" w:hint="eastAsia"/>
              <w:sz w:val="22"/>
            </w:rPr>
            <w:delText>可視光応答型酸窒化物（</w:delText>
          </w:r>
          <w:r w:rsidRPr="00265952" w:rsidDel="00300F87">
            <w:rPr>
              <w:rFonts w:ascii="Times New Roman" w:eastAsiaTheme="majorEastAsia" w:hAnsi="Times New Roman" w:cs="Times New Roman"/>
              <w:sz w:val="22"/>
            </w:rPr>
            <w:delText>TaON</w:delText>
          </w:r>
          <w:r w:rsidRPr="00265952" w:rsidDel="00300F87">
            <w:rPr>
              <w:rFonts w:ascii="Times New Roman" w:eastAsiaTheme="majorEastAsia" w:hAnsi="Times New Roman" w:cs="Times New Roman" w:hint="eastAsia"/>
              <w:sz w:val="22"/>
            </w:rPr>
            <w:delText>、</w:delText>
          </w:r>
          <w:r w:rsidRPr="00265952" w:rsidDel="00300F87">
            <w:rPr>
              <w:rFonts w:ascii="Times New Roman" w:eastAsiaTheme="majorEastAsia" w:hAnsi="Times New Roman" w:cs="Times New Roman"/>
              <w:sz w:val="22"/>
            </w:rPr>
            <w:delText>Ta₃N₅</w:delText>
          </w:r>
          <w:r w:rsidRPr="00265952" w:rsidDel="00300F87">
            <w:rPr>
              <w:rFonts w:ascii="Times New Roman" w:eastAsiaTheme="majorEastAsia" w:hAnsi="Times New Roman" w:cs="Times New Roman" w:hint="eastAsia"/>
              <w:sz w:val="22"/>
            </w:rPr>
            <w:delText>など）、</w:delText>
          </w:r>
          <w:r w:rsidRPr="00265952" w:rsidDel="00300F87">
            <w:rPr>
              <w:rFonts w:ascii="Times New Roman" w:eastAsiaTheme="majorEastAsia" w:hAnsi="Times New Roman" w:cs="Times New Roman"/>
              <w:sz w:val="22"/>
            </w:rPr>
            <w:delText xml:space="preserve">(C) </w:delText>
          </w:r>
          <w:r w:rsidRPr="00265952" w:rsidDel="00300F87">
            <w:rPr>
              <w:rFonts w:ascii="Times New Roman" w:eastAsiaTheme="majorEastAsia" w:hAnsi="Times New Roman" w:cs="Times New Roman" w:hint="eastAsia"/>
              <w:sz w:val="22"/>
            </w:rPr>
            <w:delText>可視光応答型複合酸化物（</w:delText>
          </w:r>
          <w:r w:rsidRPr="00265952" w:rsidDel="00300F87">
            <w:rPr>
              <w:rFonts w:ascii="Times New Roman" w:eastAsiaTheme="majorEastAsia" w:hAnsi="Times New Roman" w:cs="Times New Roman"/>
              <w:sz w:val="22"/>
            </w:rPr>
            <w:delText>BiVO₄</w:delText>
          </w:r>
          <w:r w:rsidRPr="00265952" w:rsidDel="00300F87">
            <w:rPr>
              <w:rFonts w:ascii="Times New Roman" w:eastAsiaTheme="majorEastAsia" w:hAnsi="Times New Roman" w:cs="Times New Roman" w:hint="eastAsia"/>
              <w:sz w:val="22"/>
            </w:rPr>
            <w:delText>、</w:delText>
          </w:r>
          <w:r w:rsidRPr="00265952" w:rsidDel="00300F87">
            <w:rPr>
              <w:rFonts w:ascii="Times New Roman" w:eastAsiaTheme="majorEastAsia" w:hAnsi="Times New Roman" w:cs="Times New Roman"/>
              <w:sz w:val="22"/>
            </w:rPr>
            <w:delText>WO₃</w:delText>
          </w:r>
          <w:r w:rsidRPr="00265952" w:rsidDel="00300F87">
            <w:rPr>
              <w:rFonts w:ascii="Times New Roman" w:eastAsiaTheme="majorEastAsia" w:hAnsi="Times New Roman" w:cs="Times New Roman" w:hint="eastAsia"/>
              <w:sz w:val="22"/>
            </w:rPr>
            <w:delText>など）の比較。</w:delText>
          </w:r>
        </w:del>
      </w:moveFrom>
    </w:p>
    <w:p w14:paraId="6C4CDF6C" w14:textId="389C22A8" w:rsidR="00677A8E" w:rsidDel="00300F87" w:rsidRDefault="00677A8E" w:rsidP="00F92A94">
      <w:pPr>
        <w:rPr>
          <w:ins w:id="590" w:author="作成者"/>
          <w:del w:id="591" w:author="作成者"/>
          <w:moveFrom w:id="592" w:author="作成者"/>
          <w:rFonts w:ascii="Times New Roman" w:eastAsiaTheme="majorEastAsia" w:hAnsi="Times New Roman" w:cs="Times New Roman"/>
          <w:sz w:val="22"/>
        </w:rPr>
      </w:pPr>
      <w:moveFrom w:id="593" w:author="作成者">
        <w:ins w:id="594" w:author="作成者">
          <w:del w:id="595" w:author="作成者">
            <w:r w:rsidDel="00300F87">
              <w:rPr>
                <w:rFonts w:ascii="Times New Roman" w:eastAsiaTheme="majorEastAsia" w:hAnsi="Times New Roman" w:cs="Times New Roman" w:hint="eastAsia"/>
                <w:sz w:val="22"/>
              </w:rPr>
              <w:delText>▶</w:delText>
            </w:r>
          </w:del>
        </w:ins>
        <w:del w:id="596" w:author="作成者">
          <w:r w:rsidR="00265952" w:rsidRPr="00265952" w:rsidDel="00300F87">
            <w:rPr>
              <w:rFonts w:ascii="Times New Roman" w:eastAsiaTheme="majorEastAsia" w:hAnsi="Times New Roman" w:cs="Times New Roman" w:hint="eastAsia"/>
              <w:sz w:val="22"/>
            </w:rPr>
            <w:delText>上段：正孔の局在の程度と、それに伴う格子の歪み（Δ</w:delText>
          </w:r>
          <w:r w:rsidR="00265952" w:rsidRPr="00265952" w:rsidDel="00300F87">
            <w:rPr>
              <w:rFonts w:ascii="Times New Roman" w:eastAsiaTheme="majorEastAsia" w:hAnsi="Times New Roman" w:cs="Times New Roman"/>
              <w:sz w:val="22"/>
            </w:rPr>
            <w:delText>Q</w:delText>
          </w:r>
          <w:r w:rsidR="00265952" w:rsidRPr="00265952" w:rsidDel="00300F87">
            <w:rPr>
              <w:rFonts w:ascii="Times New Roman" w:eastAsiaTheme="majorEastAsia" w:hAnsi="Times New Roman" w:cs="Times New Roman" w:hint="eastAsia"/>
              <w:sz w:val="22"/>
            </w:rPr>
            <w:delText>）を模式的に示す。</w:delText>
          </w:r>
          <w:r w:rsidR="00265952" w:rsidRPr="00265952" w:rsidDel="00300F87">
            <w:rPr>
              <w:rFonts w:ascii="Times New Roman" w:eastAsiaTheme="majorEastAsia" w:hAnsi="Times New Roman" w:cs="Times New Roman"/>
              <w:sz w:val="22"/>
            </w:rPr>
            <w:delText>(A)</w:delText>
          </w:r>
          <w:r w:rsidR="00265952" w:rsidRPr="00265952" w:rsidDel="00300F87">
            <w:rPr>
              <w:rFonts w:ascii="Times New Roman" w:eastAsiaTheme="majorEastAsia" w:hAnsi="Times New Roman" w:cs="Times New Roman" w:hint="eastAsia"/>
              <w:sz w:val="22"/>
            </w:rPr>
            <w:delText>では正孔が酸素に強く局在し、周囲の格子が大きく歪む。</w:delText>
          </w:r>
          <w:r w:rsidR="00265952" w:rsidRPr="00265952" w:rsidDel="00300F87">
            <w:rPr>
              <w:rFonts w:ascii="Times New Roman" w:eastAsiaTheme="majorEastAsia" w:hAnsi="Times New Roman" w:cs="Times New Roman"/>
              <w:sz w:val="22"/>
            </w:rPr>
            <w:delText>(B)(C)</w:delText>
          </w:r>
          <w:r w:rsidR="00265952" w:rsidRPr="00265952" w:rsidDel="00300F87">
            <w:rPr>
              <w:rFonts w:ascii="Times New Roman" w:eastAsiaTheme="majorEastAsia" w:hAnsi="Times New Roman" w:cs="Times New Roman" w:hint="eastAsia"/>
              <w:sz w:val="22"/>
            </w:rPr>
            <w:delText>では格子歪みが小さく抑えられる。</w:delText>
          </w:r>
        </w:del>
      </w:moveFrom>
    </w:p>
    <w:p w14:paraId="6B4FBD2C" w14:textId="0DC8BD75" w:rsidR="00A61E9D" w:rsidRPr="00265952" w:rsidDel="00300F87" w:rsidRDefault="00677A8E" w:rsidP="00F92A94">
      <w:pPr>
        <w:rPr>
          <w:del w:id="597" w:author="作成者"/>
          <w:moveFrom w:id="598" w:author="作成者"/>
          <w:rFonts w:ascii="Times New Roman" w:eastAsiaTheme="majorEastAsia" w:hAnsi="Times New Roman" w:cs="Times New Roman"/>
          <w:sz w:val="22"/>
        </w:rPr>
      </w:pPr>
      <w:moveFrom w:id="599" w:author="作成者">
        <w:ins w:id="600" w:author="作成者">
          <w:del w:id="601" w:author="作成者">
            <w:r w:rsidDel="00300F87">
              <w:rPr>
                <w:rFonts w:ascii="Times New Roman" w:eastAsiaTheme="majorEastAsia" w:hAnsi="Times New Roman" w:cs="Times New Roman" w:hint="eastAsia"/>
                <w:sz w:val="22"/>
              </w:rPr>
              <w:delText>▶</w:delText>
            </w:r>
          </w:del>
        </w:ins>
        <w:del w:id="602" w:author="作成者">
          <w:r w:rsidR="00265952" w:rsidRPr="00265952" w:rsidDel="00300F87">
            <w:rPr>
              <w:rFonts w:ascii="Times New Roman" w:eastAsiaTheme="majorEastAsia" w:hAnsi="Times New Roman" w:cs="Times New Roman" w:hint="eastAsia"/>
              <w:sz w:val="22"/>
            </w:rPr>
            <w:delText>中段：正孔がトラップされる際のエネルギー変化を示す。</w:delText>
          </w:r>
          <w:r w:rsidR="00265952" w:rsidRPr="00265952" w:rsidDel="00300F87">
            <w:rPr>
              <w:rFonts w:ascii="Times New Roman" w:eastAsiaTheme="majorEastAsia" w:hAnsi="Times New Roman" w:cs="Times New Roman"/>
              <w:sz w:val="22"/>
            </w:rPr>
            <w:delText>(A)</w:delText>
          </w:r>
          <w:r w:rsidR="00265952" w:rsidRPr="00265952" w:rsidDel="00300F87">
            <w:rPr>
              <w:rFonts w:ascii="Times New Roman" w:eastAsiaTheme="majorEastAsia" w:hAnsi="Times New Roman" w:cs="Times New Roman" w:hint="eastAsia"/>
              <w:sz w:val="22"/>
            </w:rPr>
            <w:delText>では大きな格子緩和により深いトラップが形成されるが、</w:delText>
          </w:r>
          <w:r w:rsidR="00265952" w:rsidRPr="00265952" w:rsidDel="00300F87">
            <w:rPr>
              <w:rFonts w:ascii="Times New Roman" w:eastAsiaTheme="majorEastAsia" w:hAnsi="Times New Roman" w:cs="Times New Roman"/>
              <w:sz w:val="22"/>
            </w:rPr>
            <w:delText>(B)(C)</w:delText>
          </w:r>
          <w:r w:rsidR="00265952" w:rsidRPr="00265952" w:rsidDel="00300F87">
            <w:rPr>
              <w:rFonts w:ascii="Times New Roman" w:eastAsiaTheme="majorEastAsia" w:hAnsi="Times New Roman" w:cs="Times New Roman" w:hint="eastAsia"/>
              <w:sz w:val="22"/>
            </w:rPr>
            <w:delText>では格子緩和が抑制され、正孔はバンド端近傍の浅い状態にとどまる。</w:delText>
          </w:r>
        </w:del>
        <w:ins w:id="603" w:author="作成者">
          <w:del w:id="604" w:author="作成者">
            <w:r w:rsidDel="00300F87">
              <w:rPr>
                <w:rFonts w:ascii="Times New Roman" w:eastAsiaTheme="majorEastAsia" w:hAnsi="Times New Roman" w:cs="Times New Roman" w:hint="eastAsia"/>
                <w:sz w:val="22"/>
              </w:rPr>
              <w:delText>▶</w:delText>
            </w:r>
          </w:del>
        </w:ins>
        <w:del w:id="605" w:author="作成者">
          <w:r w:rsidR="00265952" w:rsidRPr="00265952" w:rsidDel="00300F87">
            <w:rPr>
              <w:rFonts w:ascii="Times New Roman" w:eastAsiaTheme="majorEastAsia" w:hAnsi="Times New Roman" w:cs="Times New Roman" w:hint="eastAsia"/>
              <w:sz w:val="22"/>
            </w:rPr>
            <w:delText>下段：各材料の光吸収スペクトルの特徴。</w:delText>
          </w:r>
          <w:r w:rsidR="00265952" w:rsidRPr="00265952" w:rsidDel="00300F87">
            <w:rPr>
              <w:rFonts w:ascii="Times New Roman" w:eastAsiaTheme="majorEastAsia" w:hAnsi="Times New Roman" w:cs="Times New Roman" w:hint="eastAsia"/>
              <w:sz w:val="22"/>
            </w:rPr>
            <w:delText>(A)</w:delText>
          </w:r>
          <w:r w:rsidR="00265952" w:rsidRPr="00265952" w:rsidDel="00300F87">
            <w:rPr>
              <w:rFonts w:ascii="Times New Roman" w:eastAsiaTheme="majorEastAsia" w:hAnsi="Times New Roman" w:cs="Times New Roman" w:hint="eastAsia"/>
              <w:sz w:val="22"/>
            </w:rPr>
            <w:delText>ではブロード（幅広い）な吸収帯が現れるのに対し、</w:delText>
          </w:r>
          <w:r w:rsidR="00265952" w:rsidRPr="00265952" w:rsidDel="00300F87">
            <w:rPr>
              <w:rFonts w:ascii="Times New Roman" w:eastAsiaTheme="majorEastAsia" w:hAnsi="Times New Roman" w:cs="Times New Roman" w:hint="eastAsia"/>
              <w:sz w:val="22"/>
            </w:rPr>
            <w:delText>(B)(C)</w:delText>
          </w:r>
          <w:r w:rsidR="00265952" w:rsidRPr="00265952" w:rsidDel="00300F87">
            <w:rPr>
              <w:rFonts w:ascii="Times New Roman" w:eastAsiaTheme="majorEastAsia" w:hAnsi="Times New Roman" w:cs="Times New Roman" w:hint="eastAsia"/>
              <w:sz w:val="22"/>
            </w:rPr>
            <w:delText>ではシャープ（鋭い）なピークがバンド端付近に現れる。このスペクトル形状の違いが、正孔トラップの深さを反映している。</w:delText>
          </w:r>
        </w:del>
      </w:moveFrom>
    </w:p>
    <w:moveFromRangeEnd w:id="587"/>
    <w:p w14:paraId="7AC758B3" w14:textId="6A76520A" w:rsidR="00A61E9D" w:rsidDel="00300F87" w:rsidRDefault="00A61E9D" w:rsidP="00F92A94">
      <w:pPr>
        <w:rPr>
          <w:del w:id="606" w:author="作成者"/>
          <w:rFonts w:ascii="Times New Roman" w:eastAsiaTheme="majorEastAsia" w:hAnsi="Times New Roman" w:cs="Times New Roman"/>
          <w:b/>
          <w:sz w:val="22"/>
        </w:rPr>
      </w:pPr>
    </w:p>
    <w:p w14:paraId="1A617EF2" w14:textId="58363C0C" w:rsidR="00A61E9D" w:rsidDel="00300F87" w:rsidRDefault="00A61E9D" w:rsidP="00F92A94">
      <w:pPr>
        <w:rPr>
          <w:del w:id="607" w:author="作成者"/>
          <w:rFonts w:ascii="Times New Roman" w:eastAsiaTheme="majorEastAsia" w:hAnsi="Times New Roman" w:cs="Times New Roman"/>
          <w:b/>
          <w:sz w:val="22"/>
        </w:rPr>
      </w:pPr>
    </w:p>
    <w:p w14:paraId="50003B41" w14:textId="33AA8036" w:rsidR="00C7569F" w:rsidDel="00300F87" w:rsidRDefault="00C7569F" w:rsidP="00C7569F">
      <w:pPr>
        <w:rPr>
          <w:del w:id="608" w:author="作成者"/>
          <w:moveTo w:id="609" w:author="作成者"/>
          <w:rFonts w:ascii="Times New Roman" w:eastAsiaTheme="majorEastAsia" w:hAnsi="Times New Roman" w:cs="Times New Roman"/>
          <w:sz w:val="22"/>
        </w:rPr>
      </w:pPr>
      <w:moveToRangeStart w:id="610" w:author="作成者" w:name="move226850281"/>
      <w:moveTo w:id="611" w:author="作成者">
        <w:del w:id="612" w:author="作成者">
          <w:r w:rsidDel="00FA2D27">
            <w:rPr>
              <w:noProof/>
            </w:rPr>
            <w:drawing>
              <wp:anchor distT="0" distB="0" distL="114300" distR="114300" simplePos="0" relativeHeight="251706368" behindDoc="0" locked="0" layoutInCell="1" allowOverlap="1" wp14:anchorId="2D5D5D1F" wp14:editId="63B919AB">
                <wp:simplePos x="0" y="0"/>
                <wp:positionH relativeFrom="column">
                  <wp:posOffset>1066089</wp:posOffset>
                </wp:positionH>
                <wp:positionV relativeFrom="paragraph">
                  <wp:posOffset>337933</wp:posOffset>
                </wp:positionV>
                <wp:extent cx="3725545" cy="4084320"/>
                <wp:effectExtent l="0" t="0" r="8255" b="0"/>
                <wp:wrapTopAndBottom/>
                <wp:docPr id="28" nam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5545" cy="4084320"/>
                        </a:xfrm>
                        <a:prstGeom prst="rect">
                          <a:avLst/>
                        </a:prstGeom>
                        <a:noFill/>
                        <a:ln>
                          <a:noFill/>
                        </a:ln>
                      </pic:spPr>
                    </pic:pic>
                  </a:graphicData>
                </a:graphic>
                <wp14:sizeRelH relativeFrom="margin">
                  <wp14:pctWidth>0</wp14:pctWidth>
                </wp14:sizeRelH>
                <wp14:sizeRelV relativeFrom="margin">
                  <wp14:pctHeight>0</wp14:pctHeight>
                </wp14:sizeRelV>
              </wp:anchor>
            </w:drawing>
          </w:r>
        </w:del>
      </w:moveTo>
    </w:p>
    <w:p w14:paraId="33EE12BE" w14:textId="2F056804" w:rsidR="00C7569F" w:rsidDel="00300F87" w:rsidRDefault="00C7569F" w:rsidP="00C7569F">
      <w:pPr>
        <w:rPr>
          <w:del w:id="613" w:author="作成者"/>
          <w:moveTo w:id="614" w:author="作成者"/>
          <w:rFonts w:ascii="Times New Roman" w:eastAsiaTheme="majorEastAsia" w:hAnsi="Times New Roman" w:cs="Times New Roman"/>
          <w:sz w:val="22"/>
        </w:rPr>
      </w:pPr>
    </w:p>
    <w:p w14:paraId="4F51CC9A" w14:textId="77777777" w:rsidR="00C7569F" w:rsidRDefault="00C7569F" w:rsidP="00C7569F">
      <w:pPr>
        <w:rPr>
          <w:moveTo w:id="615" w:author="作成者"/>
          <w:rFonts w:ascii="Times New Roman" w:eastAsiaTheme="majorEastAsia" w:hAnsi="Times New Roman" w:cs="Times New Roman"/>
          <w:sz w:val="22"/>
        </w:rPr>
      </w:pPr>
    </w:p>
    <w:p w14:paraId="449A6619" w14:textId="43412282" w:rsidR="00294159" w:rsidDel="00300F87" w:rsidRDefault="00C7569F" w:rsidP="00300F87">
      <w:pPr>
        <w:rPr>
          <w:ins w:id="616" w:author="作成者"/>
          <w:del w:id="617" w:author="作成者"/>
          <w:rFonts w:ascii="Times New Roman" w:eastAsiaTheme="majorEastAsia" w:hAnsi="Times New Roman" w:cs="Times New Roman"/>
          <w:sz w:val="22"/>
        </w:rPr>
      </w:pPr>
      <w:moveTo w:id="618" w:author="作成者">
        <w:r w:rsidRPr="00CC16B1">
          <w:rPr>
            <w:rFonts w:ascii="Times New Roman" w:eastAsiaTheme="majorEastAsia" w:hAnsi="Times New Roman" w:cs="Times New Roman" w:hint="eastAsia"/>
            <w:sz w:val="22"/>
          </w:rPr>
          <w:t>図</w:t>
        </w:r>
        <w:del w:id="619" w:author="作成者">
          <w:r w:rsidRPr="00CC16B1" w:rsidDel="002177DB">
            <w:rPr>
              <w:rFonts w:ascii="Times New Roman" w:eastAsiaTheme="majorEastAsia" w:hAnsi="Times New Roman" w:cs="Times New Roman"/>
              <w:sz w:val="22"/>
            </w:rPr>
            <w:delText>1</w:delText>
          </w:r>
        </w:del>
      </w:moveTo>
      <w:ins w:id="620" w:author="作成者">
        <w:r w:rsidR="002177DB">
          <w:rPr>
            <w:rFonts w:ascii="Times New Roman" w:eastAsiaTheme="majorEastAsia" w:hAnsi="Times New Roman" w:cs="Times New Roman"/>
            <w:sz w:val="22"/>
          </w:rPr>
          <w:t>2</w:t>
        </w:r>
      </w:ins>
      <w:moveTo w:id="621" w:author="作成者">
        <w:r w:rsidRPr="00CC16B1">
          <w:rPr>
            <w:rFonts w:ascii="Times New Roman" w:eastAsiaTheme="majorEastAsia" w:hAnsi="Times New Roman" w:cs="Times New Roman" w:hint="eastAsia"/>
            <w:sz w:val="22"/>
          </w:rPr>
          <w:t>．</w:t>
        </w:r>
      </w:moveTo>
      <w:ins w:id="622" w:author="作成者">
        <w:r w:rsidR="00300F87" w:rsidRPr="00300F87">
          <w:rPr>
            <w:rFonts w:ascii="Times New Roman" w:eastAsiaTheme="majorEastAsia" w:hAnsi="Times New Roman" w:cs="Times New Roman" w:hint="eastAsia"/>
            <w:sz w:val="22"/>
          </w:rPr>
          <w:t>米国化学会誌『</w:t>
        </w:r>
        <w:r w:rsidR="00300F87" w:rsidRPr="00300F87">
          <w:rPr>
            <w:rFonts w:ascii="Times New Roman" w:eastAsiaTheme="majorEastAsia" w:hAnsi="Times New Roman" w:cs="Times New Roman" w:hint="eastAsia"/>
            <w:sz w:val="22"/>
          </w:rPr>
          <w:t>Journal of the American Chemical Society</w:t>
        </w:r>
        <w:r w:rsidR="00300F87" w:rsidRPr="00300F87">
          <w:rPr>
            <w:rFonts w:ascii="Times New Roman" w:eastAsiaTheme="majorEastAsia" w:hAnsi="Times New Roman" w:cs="Times New Roman" w:hint="eastAsia"/>
            <w:sz w:val="22"/>
          </w:rPr>
          <w:t>』</w:t>
        </w:r>
        <w:r w:rsidR="00300F87" w:rsidRPr="00300F87">
          <w:rPr>
            <w:rFonts w:ascii="Times New Roman" w:eastAsiaTheme="majorEastAsia" w:hAnsi="Times New Roman" w:cs="Times New Roman" w:hint="eastAsia"/>
            <w:sz w:val="22"/>
          </w:rPr>
          <w:t>2026</w:t>
        </w:r>
        <w:r w:rsidR="00300F87" w:rsidRPr="00300F87">
          <w:rPr>
            <w:rFonts w:ascii="Times New Roman" w:eastAsiaTheme="majorEastAsia" w:hAnsi="Times New Roman" w:cs="Times New Roman" w:hint="eastAsia"/>
            <w:sz w:val="22"/>
          </w:rPr>
          <w:t>年</w:t>
        </w:r>
        <w:r w:rsidR="00300F87" w:rsidRPr="00300F87">
          <w:rPr>
            <w:rFonts w:ascii="Times New Roman" w:eastAsiaTheme="majorEastAsia" w:hAnsi="Times New Roman" w:cs="Times New Roman" w:hint="eastAsia"/>
            <w:sz w:val="22"/>
          </w:rPr>
          <w:t>4</w:t>
        </w:r>
        <w:r w:rsidR="00300F87" w:rsidRPr="00300F87">
          <w:rPr>
            <w:rFonts w:ascii="Times New Roman" w:eastAsiaTheme="majorEastAsia" w:hAnsi="Times New Roman" w:cs="Times New Roman" w:hint="eastAsia"/>
            <w:sz w:val="22"/>
          </w:rPr>
          <w:t>月○○日号のカバー画像の一つに採用された本研究のイメージ図。可視光応答型光触媒における浅い正孔トラップと高い活性・耐久性を表現している</w:t>
        </w:r>
        <w:del w:id="623" w:author="作成者">
          <w:r w:rsidR="00294159" w:rsidRPr="00294159" w:rsidDel="00300F87">
            <w:rPr>
              <w:rFonts w:ascii="Times New Roman" w:eastAsiaTheme="majorEastAsia" w:hAnsi="Times New Roman" w:cs="Times New Roman" w:hint="eastAsia"/>
              <w:sz w:val="22"/>
            </w:rPr>
            <w:delText>可視光応答型光触媒における欠陥耐性の概念図</w:delText>
          </w:r>
        </w:del>
      </w:ins>
    </w:p>
    <w:p w14:paraId="10231806" w14:textId="2DCF47E2" w:rsidR="00C7569F" w:rsidDel="00294159" w:rsidRDefault="00294159" w:rsidP="00300F87">
      <w:pPr>
        <w:rPr>
          <w:del w:id="624" w:author="作成者"/>
          <w:moveTo w:id="625" w:author="作成者"/>
          <w:rFonts w:ascii="Times New Roman" w:eastAsiaTheme="majorEastAsia" w:hAnsi="Times New Roman" w:cs="Times New Roman"/>
          <w:sz w:val="22"/>
        </w:rPr>
      </w:pPr>
      <w:ins w:id="626" w:author="作成者">
        <w:del w:id="627" w:author="作成者">
          <w:r w:rsidRPr="00294159" w:rsidDel="00300F87">
            <w:rPr>
              <w:rFonts w:ascii="Times New Roman" w:eastAsiaTheme="majorEastAsia" w:hAnsi="Times New Roman" w:cs="Times New Roman" w:hint="eastAsia"/>
              <w:sz w:val="22"/>
            </w:rPr>
            <w:delText>紫外光応答型触媒（右）では、正孔（</w:delText>
          </w:r>
          <w:r w:rsidRPr="00294159" w:rsidDel="00300F87">
            <w:rPr>
              <w:rFonts w:ascii="Times New Roman" w:eastAsiaTheme="majorEastAsia" w:hAnsi="Times New Roman" w:cs="Times New Roman"/>
              <w:sz w:val="22"/>
            </w:rPr>
            <w:delText>h⁺</w:delText>
          </w:r>
          <w:r w:rsidRPr="00294159" w:rsidDel="00300F87">
            <w:rPr>
              <w:rFonts w:ascii="Times New Roman" w:eastAsiaTheme="majorEastAsia" w:hAnsi="Times New Roman" w:cs="Times New Roman" w:hint="eastAsia"/>
              <w:sz w:val="22"/>
            </w:rPr>
            <w:delText>）が深くトラップされ、格子歪みにより酸化力が低下する。一方、可視光応答型触媒（左）では、アニオン分極性や軌道混成により格子歪みが抑えられ、正孔は浅いトラップ状態にとどまる。このため、高い酸化活性と耐久性を両立できる</w:delText>
          </w:r>
        </w:del>
        <w:r w:rsidRPr="00294159">
          <w:rPr>
            <w:rFonts w:ascii="Times New Roman" w:eastAsiaTheme="majorEastAsia" w:hAnsi="Times New Roman" w:cs="Times New Roman" w:hint="eastAsia"/>
            <w:sz w:val="22"/>
          </w:rPr>
          <w:t>。</w:t>
        </w:r>
      </w:ins>
      <w:moveTo w:id="628" w:author="作成者">
        <w:del w:id="629" w:author="作成者">
          <w:r w:rsidR="00C7569F" w:rsidRPr="00CC16B1" w:rsidDel="00294159">
            <w:rPr>
              <w:rFonts w:ascii="Times New Roman" w:eastAsiaTheme="majorEastAsia" w:hAnsi="Times New Roman" w:cs="Times New Roman" w:hint="eastAsia"/>
              <w:sz w:val="22"/>
            </w:rPr>
            <w:delText>紫外光応答型触媒（右）では、光照射により生成した正孔（</w:delText>
          </w:r>
          <w:r w:rsidR="00C7569F" w:rsidRPr="00CC16B1" w:rsidDel="00294159">
            <w:rPr>
              <w:rFonts w:ascii="Times New Roman" w:eastAsiaTheme="majorEastAsia" w:hAnsi="Times New Roman" w:cs="Times New Roman"/>
              <w:sz w:val="22"/>
            </w:rPr>
            <w:delText>h⁺</w:delText>
          </w:r>
          <w:r w:rsidR="00C7569F" w:rsidRPr="00CC16B1" w:rsidDel="00294159">
            <w:rPr>
              <w:rFonts w:ascii="Times New Roman" w:eastAsiaTheme="majorEastAsia" w:hAnsi="Times New Roman" w:cs="Times New Roman" w:hint="eastAsia"/>
              <w:sz w:val="22"/>
            </w:rPr>
            <w:delText>）が深くトラップされ、大きな格子歪みを伴うため酸化力が低下し、性能劣化の一因となる。一方、可視光応答型触媒（左）では、アニオンの高い分極性や軌道混成により格子歪みが抑制され、正孔はバンド端近傍にとどまる浅い状態を形成する。その結果、高い酸化活性と耐久性を両立できることを明らかにした。</w:delText>
          </w:r>
        </w:del>
      </w:moveTo>
    </w:p>
    <w:moveToRangeEnd w:id="610"/>
    <w:p w14:paraId="739191F4" w14:textId="32993620" w:rsidR="00A61E9D" w:rsidDel="00300F87" w:rsidRDefault="00A61E9D" w:rsidP="00300F87">
      <w:pPr>
        <w:rPr>
          <w:del w:id="630" w:author="作成者"/>
          <w:rFonts w:ascii="Times New Roman" w:eastAsiaTheme="majorEastAsia" w:hAnsi="Times New Roman" w:cs="Times New Roman"/>
          <w:b/>
          <w:sz w:val="22"/>
        </w:rPr>
      </w:pPr>
    </w:p>
    <w:p w14:paraId="3ABE4676" w14:textId="30A1F8BB" w:rsidR="00A61E9D" w:rsidDel="00300F87" w:rsidRDefault="00A61E9D" w:rsidP="00F92A94">
      <w:pPr>
        <w:rPr>
          <w:del w:id="631" w:author="作成者"/>
          <w:rFonts w:ascii="Times New Roman" w:eastAsiaTheme="majorEastAsia" w:hAnsi="Times New Roman" w:cs="Times New Roman"/>
          <w:b/>
          <w:sz w:val="22"/>
        </w:rPr>
      </w:pPr>
    </w:p>
    <w:p w14:paraId="0788CD2E" w14:textId="34D5A0C1" w:rsidR="00300F87" w:rsidRDefault="00300F87">
      <w:pPr>
        <w:widowControl/>
        <w:jc w:val="left"/>
        <w:rPr>
          <w:ins w:id="632" w:author="作成者"/>
          <w:rFonts w:ascii="Times New Roman" w:eastAsiaTheme="majorEastAsia" w:hAnsi="Times New Roman" w:cs="Times New Roman"/>
          <w:b/>
          <w:sz w:val="22"/>
        </w:rPr>
      </w:pPr>
      <w:ins w:id="633" w:author="作成者">
        <w:r>
          <w:rPr>
            <w:rFonts w:ascii="Times New Roman" w:eastAsiaTheme="majorEastAsia" w:hAnsi="Times New Roman" w:cs="Times New Roman"/>
            <w:b/>
            <w:sz w:val="22"/>
          </w:rPr>
          <w:br w:type="page"/>
        </w:r>
      </w:ins>
    </w:p>
    <w:p w14:paraId="0284E98E" w14:textId="77777777" w:rsidR="00A61E9D" w:rsidRPr="00F92A94" w:rsidDel="00677A8E" w:rsidRDefault="00A61E9D" w:rsidP="00F92A94">
      <w:pPr>
        <w:rPr>
          <w:del w:id="634" w:author="作成者"/>
          <w:rFonts w:ascii="Times New Roman" w:eastAsiaTheme="majorEastAsia" w:hAnsi="Times New Roman" w:cs="Times New Roman"/>
          <w:b/>
          <w:sz w:val="22"/>
        </w:rPr>
      </w:pPr>
    </w:p>
    <w:p w14:paraId="13B9B0DE" w14:textId="77777777" w:rsidR="00655228" w:rsidRPr="00277981" w:rsidRDefault="00655228" w:rsidP="00655228">
      <w:pPr>
        <w:rPr>
          <w:rFonts w:ascii="Times New Roman" w:eastAsiaTheme="majorEastAsia" w:hAnsi="Times New Roman" w:cs="Times New Roman"/>
          <w:b/>
          <w:sz w:val="22"/>
        </w:rPr>
      </w:pPr>
      <w:r w:rsidRPr="00277981">
        <w:rPr>
          <w:rFonts w:ascii="Times New Roman" w:eastAsiaTheme="majorEastAsia" w:hAnsi="Times New Roman" w:cs="Times New Roman"/>
          <w:b/>
          <w:sz w:val="22"/>
        </w:rPr>
        <w:t>＜</w:t>
      </w:r>
      <w:r w:rsidRPr="00277981">
        <w:rPr>
          <w:rFonts w:ascii="Times New Roman" w:eastAsiaTheme="majorEastAsia" w:hAnsi="Times New Roman" w:cs="Times New Roman" w:hint="eastAsia"/>
          <w:b/>
          <w:sz w:val="22"/>
        </w:rPr>
        <w:t>社会的な</w:t>
      </w:r>
      <w:r w:rsidRPr="00277981">
        <w:rPr>
          <w:rFonts w:ascii="Times New Roman" w:eastAsiaTheme="majorEastAsia" w:hAnsi="Times New Roman" w:cs="Times New Roman"/>
          <w:b/>
          <w:sz w:val="22"/>
        </w:rPr>
        <w:t>意義</w:t>
      </w:r>
      <w:r w:rsidRPr="00277981">
        <w:rPr>
          <w:rFonts w:ascii="Times New Roman" w:eastAsiaTheme="majorEastAsia" w:hAnsi="Times New Roman" w:cs="Times New Roman" w:hint="eastAsia"/>
          <w:b/>
          <w:sz w:val="22"/>
        </w:rPr>
        <w:t>＞</w:t>
      </w:r>
    </w:p>
    <w:p w14:paraId="5F4B7521" w14:textId="77777777" w:rsidR="00A10C4D" w:rsidRPr="00A10C4D" w:rsidRDefault="00A10C4D">
      <w:pPr>
        <w:ind w:firstLineChars="50" w:firstLine="110"/>
        <w:rPr>
          <w:ins w:id="635" w:author="作成者"/>
          <w:rFonts w:ascii="Times New Roman" w:eastAsiaTheme="majorEastAsia" w:hAnsi="Times New Roman" w:cs="Times New Roman"/>
          <w:sz w:val="22"/>
        </w:rPr>
        <w:pPrChange w:id="636" w:author="作成者">
          <w:pPr/>
        </w:pPrChange>
      </w:pPr>
      <w:ins w:id="637" w:author="作成者">
        <w:r w:rsidRPr="00A10C4D">
          <w:rPr>
            <w:rFonts w:ascii="Times New Roman" w:eastAsiaTheme="majorEastAsia" w:hAnsi="Times New Roman" w:cs="Times New Roman" w:hint="eastAsia"/>
            <w:sz w:val="22"/>
          </w:rPr>
          <w:t>この研究は、光触媒の正孔トラップを支配する基本原理を明らかにし、高性能光触媒を設計するための</w:t>
        </w:r>
        <w:r w:rsidRPr="00A10C4D">
          <w:rPr>
            <w:rFonts w:ascii="Times New Roman" w:eastAsiaTheme="majorEastAsia" w:hAnsi="Times New Roman" w:cs="Times New Roman" w:hint="eastAsia"/>
            <w:sz w:val="22"/>
          </w:rPr>
          <w:t>2</w:t>
        </w:r>
        <w:r w:rsidRPr="00A10C4D">
          <w:rPr>
            <w:rFonts w:ascii="Times New Roman" w:eastAsiaTheme="majorEastAsia" w:hAnsi="Times New Roman" w:cs="Times New Roman" w:hint="eastAsia"/>
            <w:sz w:val="22"/>
          </w:rPr>
          <w:t>つの材料設計指針を示しました。第一に、分極性の高いアニオンを導入して正孔の電荷を電子的に遮蔽し、深いトラップ形成を抑えることです。第二に、金属─アニオン間の</w:t>
        </w:r>
        <w:r w:rsidRPr="00A10C4D">
          <w:rPr>
            <w:rFonts w:ascii="Times New Roman" w:eastAsiaTheme="majorEastAsia" w:hAnsi="Times New Roman" w:cs="Times New Roman" w:hint="eastAsia"/>
            <w:sz w:val="22"/>
          </w:rPr>
          <w:t xml:space="preserve"> d-p </w:t>
        </w:r>
        <w:r w:rsidRPr="00A10C4D">
          <w:rPr>
            <w:rFonts w:ascii="Times New Roman" w:eastAsiaTheme="majorEastAsia" w:hAnsi="Times New Roman" w:cs="Times New Roman" w:hint="eastAsia"/>
            <w:sz w:val="22"/>
          </w:rPr>
          <w:t>軌道混成を利用して正孔を空間的に広げ、格子歪みを抑制することです。</w:t>
        </w:r>
      </w:ins>
    </w:p>
    <w:p w14:paraId="56132091" w14:textId="6B22679F" w:rsidR="00157924" w:rsidDel="00A10C4D" w:rsidRDefault="00A10C4D" w:rsidP="00A10C4D">
      <w:pPr>
        <w:ind w:firstLineChars="100" w:firstLine="220"/>
        <w:rPr>
          <w:del w:id="638" w:author="作成者"/>
          <w:rFonts w:ascii="Times New Roman" w:eastAsiaTheme="majorEastAsia" w:hAnsi="Times New Roman" w:cs="Times New Roman"/>
          <w:sz w:val="22"/>
        </w:rPr>
      </w:pPr>
      <w:ins w:id="639" w:author="作成者">
        <w:r w:rsidRPr="00A10C4D">
          <w:rPr>
            <w:rFonts w:ascii="Times New Roman" w:eastAsiaTheme="majorEastAsia" w:hAnsi="Times New Roman" w:cs="Times New Roman" w:hint="eastAsia"/>
            <w:sz w:val="22"/>
          </w:rPr>
          <w:t>これにより、太陽光の大部分を占める可視光を効率的に利用し、長期間安定に動作する光触媒の開発が期待されます。将来的には、太陽光から水素を製造するクリーンエネルギー技術や、脱炭素社会の実現に向けた持続可能なエネルギー変換システムへの貢献が期待されます。</w:t>
        </w:r>
      </w:ins>
      <w:del w:id="640" w:author="作成者">
        <w:r w:rsidR="00157924" w:rsidRPr="00157924" w:rsidDel="00A10C4D">
          <w:rPr>
            <w:rFonts w:ascii="Times New Roman" w:eastAsiaTheme="majorEastAsia" w:hAnsi="Times New Roman" w:cs="Times New Roman" w:hint="eastAsia"/>
            <w:sz w:val="22"/>
          </w:rPr>
          <w:delText>この研究は、光触媒の正孔トラップを支配する物理法則を解き明かし、高性能な光触媒を設計するための</w:delText>
        </w:r>
        <w:r w:rsidR="00157924" w:rsidRPr="00157924" w:rsidDel="00A10C4D">
          <w:rPr>
            <w:rFonts w:ascii="Times New Roman" w:eastAsiaTheme="majorEastAsia" w:hAnsi="Times New Roman" w:cs="Times New Roman"/>
            <w:sz w:val="22"/>
          </w:rPr>
          <w:delText>2</w:delText>
        </w:r>
        <w:r w:rsidR="00157924" w:rsidRPr="00157924" w:rsidDel="00A10C4D">
          <w:rPr>
            <w:rFonts w:ascii="Times New Roman" w:eastAsiaTheme="majorEastAsia" w:hAnsi="Times New Roman" w:cs="Times New Roman" w:hint="eastAsia"/>
            <w:sz w:val="22"/>
          </w:rPr>
          <w:delText>つの材料設計指針を確立しました。第一に、分極性の高いアニオン（</w:delText>
        </w:r>
        <w:r w:rsidR="00157924" w:rsidRPr="00157924" w:rsidDel="00A10C4D">
          <w:rPr>
            <w:rFonts w:ascii="Times New Roman" w:eastAsiaTheme="majorEastAsia" w:hAnsi="Times New Roman" w:cs="Times New Roman"/>
            <w:sz w:val="22"/>
          </w:rPr>
          <w:delText>N</w:delText>
        </w:r>
      </w:del>
      <w:ins w:id="641" w:author="作成者">
        <w:del w:id="642" w:author="作成者">
          <w:r w:rsidR="00482C68" w:rsidRPr="007F0626" w:rsidDel="00A10C4D">
            <w:rPr>
              <w:rFonts w:ascii="Times New Roman" w:eastAsiaTheme="majorEastAsia" w:hAnsi="Times New Roman" w:cs="Times New Roman"/>
              <w:sz w:val="22"/>
              <w:vertAlign w:val="superscript"/>
            </w:rPr>
            <w:delText>3-</w:delText>
          </w:r>
        </w:del>
      </w:ins>
      <w:del w:id="643" w:author="作成者">
        <w:r w:rsidR="00157924" w:rsidRPr="00157924" w:rsidDel="00A10C4D">
          <w:rPr>
            <w:rFonts w:ascii="Times New Roman" w:eastAsiaTheme="majorEastAsia" w:hAnsi="Times New Roman" w:cs="Times New Roman"/>
            <w:sz w:val="22"/>
          </w:rPr>
          <w:delText>³⁻</w:delText>
        </w:r>
        <w:r w:rsidR="00157924" w:rsidRPr="00157924" w:rsidDel="00A10C4D">
          <w:rPr>
            <w:rFonts w:ascii="Times New Roman" w:eastAsiaTheme="majorEastAsia" w:hAnsi="Times New Roman" w:cs="Times New Roman" w:hint="eastAsia"/>
            <w:sz w:val="22"/>
          </w:rPr>
          <w:delText>、</w:delText>
        </w:r>
        <w:r w:rsidR="00157924" w:rsidRPr="00157924" w:rsidDel="00A10C4D">
          <w:rPr>
            <w:rFonts w:ascii="Times New Roman" w:eastAsiaTheme="majorEastAsia" w:hAnsi="Times New Roman" w:cs="Times New Roman"/>
            <w:sz w:val="22"/>
          </w:rPr>
          <w:delText>S</w:delText>
        </w:r>
      </w:del>
      <w:ins w:id="644" w:author="作成者">
        <w:del w:id="645" w:author="作成者">
          <w:r w:rsidR="00482C68" w:rsidDel="00A10C4D">
            <w:rPr>
              <w:rFonts w:ascii="Times New Roman" w:eastAsiaTheme="majorEastAsia" w:hAnsi="Times New Roman" w:cs="Times New Roman"/>
              <w:sz w:val="22"/>
              <w:vertAlign w:val="superscript"/>
            </w:rPr>
            <w:delText>2</w:delText>
          </w:r>
          <w:r w:rsidR="00482C68" w:rsidRPr="007F0626" w:rsidDel="00A10C4D">
            <w:rPr>
              <w:rFonts w:ascii="Times New Roman" w:eastAsiaTheme="majorEastAsia" w:hAnsi="Times New Roman" w:cs="Times New Roman"/>
              <w:sz w:val="22"/>
              <w:vertAlign w:val="superscript"/>
            </w:rPr>
            <w:delText>-</w:delText>
          </w:r>
        </w:del>
      </w:ins>
      <w:del w:id="646" w:author="作成者">
        <w:r w:rsidR="00157924" w:rsidRPr="00157924" w:rsidDel="00A10C4D">
          <w:rPr>
            <w:rFonts w:ascii="Times New Roman" w:eastAsiaTheme="majorEastAsia" w:hAnsi="Times New Roman" w:cs="Times New Roman"/>
            <w:sz w:val="22"/>
          </w:rPr>
          <w:delText>²⁻</w:delText>
        </w:r>
        <w:r w:rsidR="00157924" w:rsidRPr="00157924" w:rsidDel="00A10C4D">
          <w:rPr>
            <w:rFonts w:ascii="Times New Roman" w:eastAsiaTheme="majorEastAsia" w:hAnsi="Times New Roman" w:cs="Times New Roman" w:hint="eastAsia"/>
            <w:sz w:val="22"/>
          </w:rPr>
          <w:delText>、</w:delText>
        </w:r>
        <w:r w:rsidR="00157924" w:rsidRPr="00157924" w:rsidDel="00A10C4D">
          <w:rPr>
            <w:rFonts w:ascii="Times New Roman" w:eastAsiaTheme="majorEastAsia" w:hAnsi="Times New Roman" w:cs="Times New Roman"/>
            <w:sz w:val="22"/>
          </w:rPr>
          <w:delText>I</w:delText>
        </w:r>
      </w:del>
      <w:ins w:id="647" w:author="作成者">
        <w:del w:id="648" w:author="作成者">
          <w:r w:rsidR="00482C68" w:rsidRPr="007F0626" w:rsidDel="00A10C4D">
            <w:rPr>
              <w:rFonts w:ascii="Times New Roman" w:eastAsiaTheme="majorEastAsia" w:hAnsi="Times New Roman" w:cs="Times New Roman"/>
              <w:sz w:val="22"/>
              <w:vertAlign w:val="superscript"/>
            </w:rPr>
            <w:delText>-</w:delText>
          </w:r>
        </w:del>
      </w:ins>
      <w:del w:id="649" w:author="作成者">
        <w:r w:rsidR="00157924" w:rsidRPr="00157924" w:rsidDel="00A10C4D">
          <w:rPr>
            <w:rFonts w:ascii="Times New Roman" w:eastAsiaTheme="majorEastAsia" w:hAnsi="Times New Roman" w:cs="Times New Roman"/>
            <w:sz w:val="22"/>
          </w:rPr>
          <w:delText xml:space="preserve">⁻ </w:delText>
        </w:r>
        <w:r w:rsidR="00157924" w:rsidRPr="00157924" w:rsidDel="00A10C4D">
          <w:rPr>
            <w:rFonts w:ascii="Times New Roman" w:eastAsiaTheme="majorEastAsia" w:hAnsi="Times New Roman" w:cs="Times New Roman" w:hint="eastAsia"/>
            <w:sz w:val="22"/>
          </w:rPr>
          <w:delText>など）を導入して電子的スクリーニングを強化すること。第二に、金属─アニオン間の</w:delText>
        </w:r>
        <w:r w:rsidR="00157924" w:rsidRPr="00157924" w:rsidDel="00A10C4D">
          <w:rPr>
            <w:rFonts w:ascii="Times New Roman" w:eastAsiaTheme="majorEastAsia" w:hAnsi="Times New Roman" w:cs="Times New Roman"/>
            <w:sz w:val="22"/>
          </w:rPr>
          <w:delText xml:space="preserve"> d</w:delText>
        </w:r>
        <w:r w:rsidR="00157924" w:rsidDel="00A10C4D">
          <w:rPr>
            <w:rFonts w:ascii="Times New Roman" w:eastAsiaTheme="majorEastAsia" w:hAnsi="Times New Roman" w:cs="Times New Roman" w:hint="eastAsia"/>
            <w:sz w:val="22"/>
          </w:rPr>
          <w:delText>-</w:delText>
        </w:r>
        <w:r w:rsidR="00157924" w:rsidRPr="00157924" w:rsidDel="00A10C4D">
          <w:rPr>
            <w:rFonts w:ascii="Times New Roman" w:eastAsiaTheme="majorEastAsia" w:hAnsi="Times New Roman" w:cs="Times New Roman"/>
            <w:sz w:val="22"/>
          </w:rPr>
          <w:delText xml:space="preserve">p </w:delText>
        </w:r>
        <w:r w:rsidR="00157924" w:rsidRPr="00157924" w:rsidDel="00A10C4D">
          <w:rPr>
            <w:rFonts w:ascii="Times New Roman" w:eastAsiaTheme="majorEastAsia" w:hAnsi="Times New Roman" w:cs="Times New Roman" w:hint="eastAsia"/>
            <w:sz w:val="22"/>
          </w:rPr>
          <w:delText>軌道混成を利用して正孔を空間的に非局在化させることです。</w:delText>
        </w:r>
      </w:del>
    </w:p>
    <w:p w14:paraId="55C2E008" w14:textId="0C6D7C6F" w:rsidR="00655228" w:rsidRPr="00157924" w:rsidRDefault="0093586F" w:rsidP="00821459">
      <w:pPr>
        <w:ind w:firstLineChars="100" w:firstLine="220"/>
        <w:rPr>
          <w:rFonts w:ascii="Times New Roman" w:eastAsiaTheme="majorEastAsia" w:hAnsi="Times New Roman" w:cs="Times New Roman"/>
          <w:sz w:val="22"/>
        </w:rPr>
      </w:pPr>
      <w:del w:id="650" w:author="作成者">
        <w:r w:rsidRPr="0093586F" w:rsidDel="00A10C4D">
          <w:rPr>
            <w:rFonts w:ascii="Times New Roman" w:eastAsiaTheme="majorEastAsia" w:hAnsi="Times New Roman" w:cs="Times New Roman" w:hint="eastAsia"/>
            <w:sz w:val="22"/>
          </w:rPr>
          <w:delText>これにより、太陽光の大部分を占める可視光を効率的に利用でき、かつ長期間安定に動作する光触媒の設計が可能になります。将来的には、大面積パネルによる太陽光水素製造など、実用的なエネルギー変換システムの実現に貢献すると期待されます</w:delText>
        </w:r>
        <w:r w:rsidR="00157924" w:rsidRPr="00157924" w:rsidDel="00685C75">
          <w:rPr>
            <w:rFonts w:ascii="Times New Roman" w:eastAsiaTheme="majorEastAsia" w:hAnsi="Times New Roman" w:cs="Times New Roman" w:hint="eastAsia"/>
            <w:sz w:val="22"/>
          </w:rPr>
          <w:delText>。</w:delText>
        </w:r>
      </w:del>
    </w:p>
    <w:p w14:paraId="6E34C19F" w14:textId="40495D0C" w:rsidR="00F92A94" w:rsidRPr="00277981" w:rsidRDefault="00F92A94" w:rsidP="00655228">
      <w:pPr>
        <w:rPr>
          <w:rFonts w:ascii="Times New Roman" w:eastAsiaTheme="majorEastAsia" w:hAnsi="Times New Roman" w:cs="Times New Roman"/>
          <w:sz w:val="22"/>
        </w:rPr>
      </w:pPr>
    </w:p>
    <w:p w14:paraId="30197344" w14:textId="2E45E6BB" w:rsidR="005C3ECB" w:rsidRPr="00277981" w:rsidRDefault="005C3ECB" w:rsidP="005C3ECB">
      <w:pPr>
        <w:rPr>
          <w:rFonts w:ascii="Times New Roman" w:eastAsiaTheme="majorEastAsia" w:hAnsi="Times New Roman" w:cs="Times New Roman"/>
          <w:b/>
          <w:sz w:val="22"/>
        </w:rPr>
      </w:pPr>
      <w:r w:rsidRPr="00277981">
        <w:rPr>
          <w:rFonts w:ascii="Times New Roman" w:eastAsiaTheme="majorEastAsia" w:hAnsi="Times New Roman" w:cs="Times New Roman" w:hint="eastAsia"/>
          <w:b/>
          <w:sz w:val="22"/>
        </w:rPr>
        <w:t>■論文</w:t>
      </w:r>
      <w:r w:rsidRPr="00277981">
        <w:rPr>
          <w:rFonts w:ascii="Times New Roman" w:eastAsiaTheme="majorEastAsia" w:hAnsi="Times New Roman" w:cs="Times New Roman"/>
          <w:b/>
          <w:sz w:val="22"/>
        </w:rPr>
        <w:t>情報</w:t>
      </w:r>
    </w:p>
    <w:p w14:paraId="5B67C1CE" w14:textId="0BC12E6B" w:rsidR="003528CD" w:rsidRPr="00277981" w:rsidRDefault="003528CD"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005C3ECB" w:rsidRPr="00277981">
        <w:rPr>
          <w:rFonts w:ascii="Times New Roman" w:eastAsiaTheme="majorEastAsia" w:hAnsi="Times New Roman" w:cs="Times New Roman"/>
          <w:sz w:val="22"/>
        </w:rPr>
        <w:t>論</w:t>
      </w:r>
      <w:r w:rsidRPr="00277981">
        <w:rPr>
          <w:rFonts w:ascii="Times New Roman" w:eastAsiaTheme="majorEastAsia" w:hAnsi="Times New Roman" w:cs="Times New Roman" w:hint="eastAsia"/>
          <w:sz w:val="22"/>
        </w:rPr>
        <w:t xml:space="preserve"> </w:t>
      </w:r>
      <w:r w:rsidR="005C3ECB" w:rsidRPr="00277981">
        <w:rPr>
          <w:rFonts w:ascii="Times New Roman" w:eastAsiaTheme="majorEastAsia" w:hAnsi="Times New Roman" w:cs="Times New Roman"/>
          <w:sz w:val="22"/>
        </w:rPr>
        <w:t>文</w:t>
      </w:r>
      <w:r w:rsidRPr="00277981">
        <w:rPr>
          <w:rFonts w:ascii="Times New Roman" w:eastAsiaTheme="majorEastAsia" w:hAnsi="Times New Roman" w:cs="Times New Roman" w:hint="eastAsia"/>
          <w:sz w:val="22"/>
        </w:rPr>
        <w:t xml:space="preserve"> </w:t>
      </w:r>
      <w:r w:rsidR="005C3ECB" w:rsidRPr="00277981">
        <w:rPr>
          <w:rFonts w:ascii="Times New Roman" w:eastAsiaTheme="majorEastAsia" w:hAnsi="Times New Roman" w:cs="Times New Roman"/>
          <w:sz w:val="22"/>
        </w:rPr>
        <w:t>名</w:t>
      </w:r>
      <w:r w:rsidRPr="00277981">
        <w:rPr>
          <w:rFonts w:ascii="Times New Roman" w:eastAsiaTheme="majorEastAsia" w:hAnsi="Times New Roman" w:cs="Times New Roman" w:hint="eastAsia"/>
          <w:sz w:val="22"/>
        </w:rPr>
        <w:t>：</w:t>
      </w:r>
      <w:r w:rsidR="00F92A94" w:rsidRPr="00F92A94">
        <w:rPr>
          <w:rFonts w:ascii="Times New Roman" w:eastAsiaTheme="majorEastAsia" w:hAnsi="Times New Roman" w:cs="Times New Roman"/>
          <w:sz w:val="22"/>
        </w:rPr>
        <w:t>Shallow Hole Trapping and Intrinsic Defect Tolerance in Visible-Light Photocatalysts</w:t>
      </w:r>
    </w:p>
    <w:p w14:paraId="3682EE54" w14:textId="2DE1EB98" w:rsidR="003528CD" w:rsidRPr="00277981" w:rsidRDefault="005C3ECB"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掲</w:t>
      </w:r>
      <w:r w:rsidR="003528CD"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載</w:t>
      </w:r>
      <w:r w:rsidR="003528CD" w:rsidRPr="00277981">
        <w:rPr>
          <w:rFonts w:ascii="Times New Roman" w:eastAsiaTheme="majorEastAsia" w:hAnsi="Times New Roman" w:cs="Times New Roman" w:hint="eastAsia"/>
          <w:sz w:val="22"/>
        </w:rPr>
        <w:t xml:space="preserve"> </w:t>
      </w:r>
      <w:r w:rsidR="00934FCE">
        <w:rPr>
          <w:rFonts w:ascii="Times New Roman" w:eastAsiaTheme="majorEastAsia" w:hAnsi="Times New Roman" w:cs="Times New Roman" w:hint="eastAsia"/>
          <w:sz w:val="22"/>
        </w:rPr>
        <w:t>誌</w:t>
      </w:r>
      <w:r w:rsidR="003528CD" w:rsidRPr="00277981">
        <w:rPr>
          <w:rFonts w:ascii="Times New Roman" w:eastAsiaTheme="majorEastAsia" w:hAnsi="Times New Roman" w:cs="Times New Roman" w:hint="eastAsia"/>
          <w:sz w:val="22"/>
        </w:rPr>
        <w:t>：</w:t>
      </w:r>
      <w:r w:rsidR="00F92A94" w:rsidRPr="00A82C8F">
        <w:rPr>
          <w:rFonts w:ascii="Times New Roman" w:eastAsiaTheme="majorEastAsia" w:hAnsi="Times New Roman" w:cs="Times New Roman"/>
          <w:i/>
          <w:iCs/>
          <w:sz w:val="22"/>
          <w:rPrChange w:id="651" w:author="作成者">
            <w:rPr>
              <w:rFonts w:ascii="Times New Roman" w:eastAsiaTheme="majorEastAsia" w:hAnsi="Times New Roman" w:cs="Times New Roman"/>
              <w:sz w:val="22"/>
            </w:rPr>
          </w:rPrChange>
        </w:rPr>
        <w:t>Journal of the American Chemical Society</w:t>
      </w:r>
    </w:p>
    <w:p w14:paraId="57FDD4F8" w14:textId="379453D3" w:rsidR="003528CD" w:rsidRPr="00277981" w:rsidRDefault="005C3ECB"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著</w:t>
      </w:r>
      <w:r w:rsidR="003528CD" w:rsidRPr="00277981">
        <w:rPr>
          <w:rFonts w:ascii="Times New Roman" w:eastAsiaTheme="majorEastAsia" w:hAnsi="Times New Roman" w:cs="Times New Roman" w:hint="eastAsia"/>
          <w:sz w:val="22"/>
        </w:rPr>
        <w:t xml:space="preserve">  </w:t>
      </w:r>
      <w:r w:rsidR="003528CD"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者</w:t>
      </w:r>
      <w:r w:rsidR="003528CD" w:rsidRPr="00277981">
        <w:rPr>
          <w:rFonts w:ascii="Times New Roman" w:eastAsiaTheme="majorEastAsia" w:hAnsi="Times New Roman" w:cs="Times New Roman" w:hint="eastAsia"/>
          <w:sz w:val="22"/>
        </w:rPr>
        <w:t>：</w:t>
      </w:r>
      <w:r w:rsidR="00F92A94" w:rsidRPr="00F92A94">
        <w:rPr>
          <w:rFonts w:ascii="Times New Roman" w:eastAsiaTheme="majorEastAsia" w:hAnsi="Times New Roman" w:cs="Times New Roman"/>
          <w:sz w:val="22"/>
        </w:rPr>
        <w:t xml:space="preserve">Akira Yamakata, Junie </w:t>
      </w:r>
      <w:proofErr w:type="spellStart"/>
      <w:r w:rsidR="00F92A94" w:rsidRPr="00F92A94">
        <w:rPr>
          <w:rFonts w:ascii="Times New Roman" w:eastAsiaTheme="majorEastAsia" w:hAnsi="Times New Roman" w:cs="Times New Roman"/>
          <w:sz w:val="22"/>
        </w:rPr>
        <w:t>Jhon</w:t>
      </w:r>
      <w:proofErr w:type="spellEnd"/>
      <w:r w:rsidR="00F92A94" w:rsidRPr="00F92A94">
        <w:rPr>
          <w:rFonts w:ascii="Times New Roman" w:eastAsiaTheme="majorEastAsia" w:hAnsi="Times New Roman" w:cs="Times New Roman"/>
          <w:sz w:val="22"/>
        </w:rPr>
        <w:t xml:space="preserve"> </w:t>
      </w:r>
      <w:proofErr w:type="spellStart"/>
      <w:r w:rsidR="00F92A94" w:rsidRPr="00F92A94">
        <w:rPr>
          <w:rFonts w:ascii="Times New Roman" w:eastAsiaTheme="majorEastAsia" w:hAnsi="Times New Roman" w:cs="Times New Roman"/>
          <w:sz w:val="22"/>
        </w:rPr>
        <w:t>Vequizo</w:t>
      </w:r>
      <w:proofErr w:type="spellEnd"/>
      <w:r w:rsidR="00F92A94" w:rsidRPr="00F92A94">
        <w:rPr>
          <w:rFonts w:ascii="Times New Roman" w:eastAsiaTheme="majorEastAsia" w:hAnsi="Times New Roman" w:cs="Times New Roman"/>
          <w:sz w:val="22"/>
        </w:rPr>
        <w:t xml:space="preserve">, Kazunari </w:t>
      </w:r>
      <w:proofErr w:type="spellStart"/>
      <w:r w:rsidR="00F92A94" w:rsidRPr="00F92A94">
        <w:rPr>
          <w:rFonts w:ascii="Times New Roman" w:eastAsiaTheme="majorEastAsia" w:hAnsi="Times New Roman" w:cs="Times New Roman"/>
          <w:sz w:val="22"/>
        </w:rPr>
        <w:t>Domen</w:t>
      </w:r>
      <w:proofErr w:type="spellEnd"/>
    </w:p>
    <w:p w14:paraId="3FE020BC" w14:textId="6A00BAE7" w:rsidR="003528CD" w:rsidRPr="00277981" w:rsidRDefault="005C3ECB"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D</w:t>
      </w:r>
      <w:r w:rsidR="003528CD" w:rsidRPr="00277981">
        <w:rPr>
          <w:rFonts w:ascii="Times New Roman" w:eastAsiaTheme="majorEastAsia" w:hAnsi="Times New Roman" w:cs="Times New Roman"/>
          <w:sz w:val="22"/>
        </w:rPr>
        <w:t xml:space="preserve">  </w:t>
      </w:r>
      <w:r w:rsidRPr="00277981">
        <w:rPr>
          <w:rFonts w:ascii="Times New Roman" w:eastAsiaTheme="majorEastAsia" w:hAnsi="Times New Roman" w:cs="Times New Roman"/>
          <w:sz w:val="22"/>
        </w:rPr>
        <w:t>O</w:t>
      </w:r>
      <w:r w:rsidR="003528CD" w:rsidRPr="00277981">
        <w:rPr>
          <w:rFonts w:ascii="Times New Roman" w:eastAsiaTheme="majorEastAsia" w:hAnsi="Times New Roman" w:cs="Times New Roman"/>
          <w:sz w:val="22"/>
        </w:rPr>
        <w:t xml:space="preserve">  </w:t>
      </w:r>
      <w:r w:rsidRPr="00277981">
        <w:rPr>
          <w:rFonts w:ascii="Times New Roman" w:eastAsiaTheme="majorEastAsia" w:hAnsi="Times New Roman" w:cs="Times New Roman"/>
          <w:sz w:val="22"/>
        </w:rPr>
        <w:t>I</w:t>
      </w:r>
      <w:r w:rsidR="003528CD" w:rsidRPr="00277981">
        <w:rPr>
          <w:rFonts w:ascii="Times New Roman" w:eastAsiaTheme="majorEastAsia" w:hAnsi="Times New Roman" w:cs="Times New Roman" w:hint="eastAsia"/>
          <w:sz w:val="22"/>
        </w:rPr>
        <w:t>：</w:t>
      </w:r>
      <w:ins w:id="652" w:author="作成者">
        <w:r w:rsidR="00A82C8F">
          <w:rPr>
            <w:rFonts w:ascii="Times New Roman" w:eastAsiaTheme="majorEastAsia" w:hAnsi="Times New Roman" w:cs="Times New Roman"/>
            <w:sz w:val="22"/>
          </w:rPr>
          <w:fldChar w:fldCharType="begin"/>
        </w:r>
        <w:r w:rsidR="00A82C8F">
          <w:rPr>
            <w:rFonts w:ascii="Times New Roman" w:eastAsiaTheme="majorEastAsia" w:hAnsi="Times New Roman" w:cs="Times New Roman"/>
            <w:sz w:val="22"/>
          </w:rPr>
          <w:instrText xml:space="preserve"> HYPERLINK "</w:instrText>
        </w:r>
      </w:ins>
      <w:r w:rsidR="00A82C8F" w:rsidRPr="00290359">
        <w:rPr>
          <w:rFonts w:ascii="Times New Roman" w:eastAsiaTheme="majorEastAsia" w:hAnsi="Times New Roman" w:cs="Times New Roman"/>
          <w:sz w:val="22"/>
        </w:rPr>
        <w:instrText>https://doi.org/10.1021/jacs.6c00026</w:instrText>
      </w:r>
      <w:ins w:id="653" w:author="作成者">
        <w:r w:rsidR="00A82C8F">
          <w:rPr>
            <w:rFonts w:ascii="Times New Roman" w:eastAsiaTheme="majorEastAsia" w:hAnsi="Times New Roman" w:cs="Times New Roman"/>
            <w:sz w:val="22"/>
          </w:rPr>
          <w:instrText xml:space="preserve">" </w:instrText>
        </w:r>
        <w:r w:rsidR="00A82C8F">
          <w:rPr>
            <w:rFonts w:ascii="Times New Roman" w:eastAsiaTheme="majorEastAsia" w:hAnsi="Times New Roman" w:cs="Times New Roman"/>
            <w:sz w:val="22"/>
          </w:rPr>
          <w:fldChar w:fldCharType="separate"/>
        </w:r>
      </w:ins>
      <w:r w:rsidR="00A82C8F" w:rsidRPr="00134DE0">
        <w:rPr>
          <w:rStyle w:val="ab"/>
          <w:rFonts w:ascii="Times New Roman" w:eastAsiaTheme="majorEastAsia" w:hAnsi="Times New Roman" w:cs="Times New Roman"/>
          <w:sz w:val="22"/>
        </w:rPr>
        <w:t>https://</w:t>
      </w:r>
      <w:proofErr w:type="spellStart"/>
      <w:r w:rsidR="00A82C8F" w:rsidRPr="00134DE0">
        <w:rPr>
          <w:rStyle w:val="ab"/>
          <w:rFonts w:ascii="Times New Roman" w:eastAsiaTheme="majorEastAsia" w:hAnsi="Times New Roman" w:cs="Times New Roman"/>
          <w:sz w:val="22"/>
        </w:rPr>
        <w:t>doi.org</w:t>
      </w:r>
      <w:proofErr w:type="spellEnd"/>
      <w:r w:rsidR="00A82C8F" w:rsidRPr="00134DE0">
        <w:rPr>
          <w:rStyle w:val="ab"/>
          <w:rFonts w:ascii="Times New Roman" w:eastAsiaTheme="majorEastAsia" w:hAnsi="Times New Roman" w:cs="Times New Roman"/>
          <w:sz w:val="22"/>
        </w:rPr>
        <w:t>/10.1021/jacs.6c00026</w:t>
      </w:r>
      <w:ins w:id="654" w:author="作成者">
        <w:r w:rsidR="00A82C8F">
          <w:rPr>
            <w:rFonts w:ascii="Times New Roman" w:eastAsiaTheme="majorEastAsia" w:hAnsi="Times New Roman" w:cs="Times New Roman"/>
            <w:sz w:val="22"/>
          </w:rPr>
          <w:fldChar w:fldCharType="end"/>
        </w:r>
        <w:r w:rsidR="00A82C8F">
          <w:rPr>
            <w:rFonts w:ascii="Times New Roman" w:eastAsiaTheme="majorEastAsia" w:hAnsi="Times New Roman" w:cs="Times New Roman" w:hint="eastAsia"/>
            <w:sz w:val="22"/>
          </w:rPr>
          <w:t xml:space="preserve">　</w:t>
        </w:r>
      </w:ins>
    </w:p>
    <w:p w14:paraId="1454A2B1" w14:textId="777E6CC9" w:rsidR="005C3ECB" w:rsidRPr="00C06A31" w:rsidRDefault="005C3ECB" w:rsidP="005C3ECB">
      <w:pPr>
        <w:rPr>
          <w:rFonts w:ascii="Times New Roman" w:eastAsiaTheme="majorEastAsia" w:hAnsi="Times New Roman" w:cs="Times New Roman"/>
          <w:sz w:val="22"/>
        </w:rPr>
      </w:pPr>
      <w:r w:rsidRPr="00277981">
        <w:rPr>
          <w:rFonts w:ascii="Times New Roman" w:eastAsiaTheme="majorEastAsia" w:hAnsi="Times New Roman" w:cs="Times New Roman" w:hint="eastAsia"/>
          <w:sz w:val="22"/>
        </w:rPr>
        <w:t xml:space="preserve">　</w:t>
      </w:r>
      <w:r w:rsidRPr="00277981">
        <w:rPr>
          <w:rFonts w:ascii="Times New Roman" w:eastAsiaTheme="majorEastAsia" w:hAnsi="Times New Roman" w:cs="Times New Roman"/>
          <w:sz w:val="22"/>
        </w:rPr>
        <w:t>U</w:t>
      </w:r>
      <w:r w:rsidR="003528CD" w:rsidRPr="00277981">
        <w:rPr>
          <w:rFonts w:ascii="Times New Roman" w:eastAsiaTheme="majorEastAsia" w:hAnsi="Times New Roman" w:cs="Times New Roman"/>
          <w:sz w:val="22"/>
        </w:rPr>
        <w:t xml:space="preserve">  </w:t>
      </w:r>
      <w:r w:rsidRPr="00277981">
        <w:rPr>
          <w:rFonts w:ascii="Times New Roman" w:eastAsiaTheme="majorEastAsia" w:hAnsi="Times New Roman" w:cs="Times New Roman"/>
          <w:sz w:val="22"/>
        </w:rPr>
        <w:t>R</w:t>
      </w:r>
      <w:r w:rsidR="003528CD" w:rsidRPr="00277981">
        <w:rPr>
          <w:rFonts w:ascii="Times New Roman" w:eastAsiaTheme="majorEastAsia" w:hAnsi="Times New Roman" w:cs="Times New Roman"/>
          <w:sz w:val="22"/>
        </w:rPr>
        <w:t xml:space="preserve">  </w:t>
      </w:r>
      <w:r w:rsidRPr="00277981">
        <w:rPr>
          <w:rFonts w:ascii="Times New Roman" w:eastAsiaTheme="majorEastAsia" w:hAnsi="Times New Roman" w:cs="Times New Roman"/>
          <w:sz w:val="22"/>
        </w:rPr>
        <w:t>L</w:t>
      </w:r>
      <w:r w:rsidRPr="00277981">
        <w:rPr>
          <w:rFonts w:ascii="Times New Roman" w:eastAsiaTheme="majorEastAsia" w:hAnsi="Times New Roman" w:cs="Times New Roman"/>
          <w:sz w:val="22"/>
        </w:rPr>
        <w:t>：</w:t>
      </w:r>
      <w:ins w:id="655" w:author="作成者">
        <w:r w:rsidR="00A82C8F">
          <w:rPr>
            <w:rFonts w:ascii="Times New Roman" w:eastAsiaTheme="majorEastAsia" w:hAnsi="Times New Roman" w:cs="Times New Roman"/>
            <w:sz w:val="22"/>
          </w:rPr>
          <w:fldChar w:fldCharType="begin"/>
        </w:r>
        <w:r w:rsidR="00A82C8F">
          <w:rPr>
            <w:rFonts w:ascii="Times New Roman" w:eastAsiaTheme="majorEastAsia" w:hAnsi="Times New Roman" w:cs="Times New Roman"/>
            <w:sz w:val="22"/>
          </w:rPr>
          <w:instrText xml:space="preserve"> HYPERLINK "</w:instrText>
        </w:r>
      </w:ins>
      <w:r w:rsidR="00A82C8F" w:rsidRPr="00290359">
        <w:rPr>
          <w:rFonts w:ascii="Times New Roman" w:eastAsiaTheme="majorEastAsia" w:hAnsi="Times New Roman" w:cs="Times New Roman"/>
          <w:sz w:val="22"/>
        </w:rPr>
        <w:instrText>https://doi.org/10.1021/jacs.6c00026</w:instrText>
      </w:r>
      <w:ins w:id="656" w:author="作成者">
        <w:r w:rsidR="00A82C8F">
          <w:rPr>
            <w:rFonts w:ascii="Times New Roman" w:eastAsiaTheme="majorEastAsia" w:hAnsi="Times New Roman" w:cs="Times New Roman"/>
            <w:sz w:val="22"/>
          </w:rPr>
          <w:instrText xml:space="preserve">" </w:instrText>
        </w:r>
        <w:r w:rsidR="00A82C8F">
          <w:rPr>
            <w:rFonts w:ascii="Times New Roman" w:eastAsiaTheme="majorEastAsia" w:hAnsi="Times New Roman" w:cs="Times New Roman"/>
            <w:sz w:val="22"/>
          </w:rPr>
          <w:fldChar w:fldCharType="separate"/>
        </w:r>
      </w:ins>
      <w:r w:rsidR="00A82C8F" w:rsidRPr="00134DE0">
        <w:rPr>
          <w:rStyle w:val="ab"/>
          <w:rFonts w:ascii="Times New Roman" w:eastAsiaTheme="majorEastAsia" w:hAnsi="Times New Roman" w:cs="Times New Roman"/>
          <w:sz w:val="22"/>
        </w:rPr>
        <w:t>https://</w:t>
      </w:r>
      <w:proofErr w:type="spellStart"/>
      <w:r w:rsidR="00A82C8F" w:rsidRPr="00134DE0">
        <w:rPr>
          <w:rStyle w:val="ab"/>
          <w:rFonts w:ascii="Times New Roman" w:eastAsiaTheme="majorEastAsia" w:hAnsi="Times New Roman" w:cs="Times New Roman"/>
          <w:sz w:val="22"/>
        </w:rPr>
        <w:t>doi.org</w:t>
      </w:r>
      <w:proofErr w:type="spellEnd"/>
      <w:r w:rsidR="00A82C8F" w:rsidRPr="00134DE0">
        <w:rPr>
          <w:rStyle w:val="ab"/>
          <w:rFonts w:ascii="Times New Roman" w:eastAsiaTheme="majorEastAsia" w:hAnsi="Times New Roman" w:cs="Times New Roman"/>
          <w:sz w:val="22"/>
        </w:rPr>
        <w:t>/10.1021/jacs.6c00026</w:t>
      </w:r>
      <w:ins w:id="657" w:author="作成者">
        <w:r w:rsidR="00A82C8F">
          <w:rPr>
            <w:rFonts w:ascii="Times New Roman" w:eastAsiaTheme="majorEastAsia" w:hAnsi="Times New Roman" w:cs="Times New Roman"/>
            <w:sz w:val="22"/>
          </w:rPr>
          <w:fldChar w:fldCharType="end"/>
        </w:r>
        <w:r w:rsidR="00A82C8F">
          <w:rPr>
            <w:rFonts w:ascii="Times New Roman" w:eastAsiaTheme="majorEastAsia" w:hAnsi="Times New Roman" w:cs="Times New Roman" w:hint="eastAsia"/>
            <w:sz w:val="22"/>
          </w:rPr>
          <w:t xml:space="preserve">　</w:t>
        </w:r>
      </w:ins>
    </w:p>
    <w:p w14:paraId="0DF22457" w14:textId="5EAD7856" w:rsidR="003528CD" w:rsidRPr="00277981" w:rsidRDefault="003528CD" w:rsidP="005C3ECB">
      <w:pPr>
        <w:rPr>
          <w:rFonts w:ascii="Times New Roman" w:eastAsiaTheme="majorEastAsia" w:hAnsi="Times New Roman" w:cs="Times New Roman"/>
          <w:sz w:val="22"/>
        </w:rPr>
      </w:pPr>
    </w:p>
    <w:p w14:paraId="569BA295" w14:textId="214376C7" w:rsidR="00D06AA1" w:rsidRPr="00D06AA1" w:rsidRDefault="005C3ECB" w:rsidP="006B067F">
      <w:pPr>
        <w:rPr>
          <w:rFonts w:ascii="Times New Roman" w:eastAsiaTheme="majorEastAsia" w:hAnsi="Times New Roman" w:cs="Times New Roman"/>
          <w:b/>
          <w:sz w:val="22"/>
        </w:rPr>
      </w:pPr>
      <w:r w:rsidRPr="00277981">
        <w:rPr>
          <w:rFonts w:ascii="Times New Roman" w:eastAsiaTheme="majorEastAsia" w:hAnsi="Times New Roman" w:cs="Times New Roman" w:hint="eastAsia"/>
          <w:b/>
          <w:sz w:val="22"/>
        </w:rPr>
        <w:t>■</w:t>
      </w:r>
      <w:r w:rsidRPr="00277981">
        <w:rPr>
          <w:rFonts w:ascii="Times New Roman" w:eastAsiaTheme="majorEastAsia" w:hAnsi="Times New Roman" w:cs="Times New Roman"/>
          <w:b/>
          <w:sz w:val="22"/>
        </w:rPr>
        <w:t>研究資金</w:t>
      </w:r>
    </w:p>
    <w:p w14:paraId="58C268F5" w14:textId="4717BF66" w:rsidR="005C3ECB" w:rsidDel="00DD5CDA" w:rsidRDefault="005C3ECB" w:rsidP="005C3ECB">
      <w:pPr>
        <w:rPr>
          <w:del w:id="658" w:author="作成者"/>
          <w:rFonts w:ascii="Times New Roman" w:eastAsiaTheme="majorEastAsia" w:hAnsi="Times New Roman" w:cs="Times New Roman"/>
          <w:sz w:val="22"/>
        </w:rPr>
      </w:pPr>
      <w:r w:rsidRPr="004D4C2F">
        <w:rPr>
          <w:rFonts w:ascii="Times New Roman" w:eastAsiaTheme="majorEastAsia" w:hAnsi="Times New Roman" w:cs="Times New Roman"/>
          <w:sz w:val="22"/>
        </w:rPr>
        <w:t xml:space="preserve">　</w:t>
      </w:r>
      <w:ins w:id="659" w:author="作成者">
        <w:r w:rsidR="00DD5CDA" w:rsidRPr="00DD5CDA">
          <w:rPr>
            <w:rFonts w:ascii="Times New Roman" w:eastAsiaTheme="majorEastAsia" w:hAnsi="Times New Roman" w:cs="Times New Roman" w:hint="eastAsia"/>
            <w:sz w:val="22"/>
          </w:rPr>
          <w:t>本研究は、岡山大学と信州大学の連携によるクロスアポイントメント体制のもと、文部科学省「地域中核・特色ある研究大学強化促進事業（</w:t>
        </w:r>
        <w:r w:rsidR="00DD5CDA" w:rsidRPr="00DD5CDA">
          <w:rPr>
            <w:rFonts w:ascii="Times New Roman" w:eastAsiaTheme="majorEastAsia" w:hAnsi="Times New Roman" w:cs="Times New Roman" w:hint="eastAsia"/>
            <w:sz w:val="22"/>
          </w:rPr>
          <w:t>J-PEAKS</w:t>
        </w:r>
        <w:r w:rsidR="00DD5CDA" w:rsidRPr="00DD5CDA">
          <w:rPr>
            <w:rFonts w:ascii="Times New Roman" w:eastAsiaTheme="majorEastAsia" w:hAnsi="Times New Roman" w:cs="Times New Roman" w:hint="eastAsia"/>
            <w:sz w:val="22"/>
          </w:rPr>
          <w:t>）」（岡山大学：</w:t>
        </w:r>
        <w:r w:rsidR="00DD5CDA" w:rsidRPr="00DD5CDA">
          <w:rPr>
            <w:rFonts w:ascii="Times New Roman" w:eastAsiaTheme="majorEastAsia" w:hAnsi="Times New Roman" w:cs="Times New Roman" w:hint="eastAsia"/>
            <w:sz w:val="22"/>
          </w:rPr>
          <w:t>JPJS00420230010</w:t>
        </w:r>
        <w:r w:rsidR="00DD5CDA" w:rsidRPr="00DD5CDA">
          <w:rPr>
            <w:rFonts w:ascii="Times New Roman" w:eastAsiaTheme="majorEastAsia" w:hAnsi="Times New Roman" w:cs="Times New Roman" w:hint="eastAsia"/>
            <w:sz w:val="22"/>
          </w:rPr>
          <w:t>、信州大学：</w:t>
        </w:r>
        <w:r w:rsidR="00DD5CDA" w:rsidRPr="00DD5CDA">
          <w:rPr>
            <w:rFonts w:ascii="Times New Roman" w:eastAsiaTheme="majorEastAsia" w:hAnsi="Times New Roman" w:cs="Times New Roman" w:hint="eastAsia"/>
            <w:sz w:val="22"/>
          </w:rPr>
          <w:t>JPJS00420230007</w:t>
        </w:r>
        <w:r w:rsidR="00DD5CDA" w:rsidRPr="00DD5CDA">
          <w:rPr>
            <w:rFonts w:ascii="Times New Roman" w:eastAsiaTheme="majorEastAsia" w:hAnsi="Times New Roman" w:cs="Times New Roman" w:hint="eastAsia"/>
            <w:sz w:val="22"/>
          </w:rPr>
          <w:t>）の支援を受けて実施されました。さらに、日本学術振興会（</w:t>
        </w:r>
        <w:r w:rsidR="00DD5CDA" w:rsidRPr="00DD5CDA">
          <w:rPr>
            <w:rFonts w:ascii="Times New Roman" w:eastAsiaTheme="majorEastAsia" w:hAnsi="Times New Roman" w:cs="Times New Roman" w:hint="eastAsia"/>
            <w:sz w:val="22"/>
          </w:rPr>
          <w:t>JSPS</w:t>
        </w:r>
        <w:r w:rsidR="00DD5CDA" w:rsidRPr="00DD5CDA">
          <w:rPr>
            <w:rFonts w:ascii="Times New Roman" w:eastAsiaTheme="majorEastAsia" w:hAnsi="Times New Roman" w:cs="Times New Roman" w:hint="eastAsia"/>
            <w:sz w:val="22"/>
          </w:rPr>
          <w:t>）科学研究費助成事業（</w:t>
        </w:r>
        <w:r w:rsidR="00DD5CDA" w:rsidRPr="00DD5CDA">
          <w:rPr>
            <w:rFonts w:ascii="Times New Roman" w:eastAsiaTheme="majorEastAsia" w:hAnsi="Times New Roman" w:cs="Times New Roman" w:hint="eastAsia"/>
            <w:sz w:val="22"/>
          </w:rPr>
          <w:t>24H00485</w:t>
        </w:r>
        <w:r w:rsidR="00DD5CDA" w:rsidRPr="00DD5CDA">
          <w:rPr>
            <w:rFonts w:ascii="Times New Roman" w:eastAsiaTheme="majorEastAsia" w:hAnsi="Times New Roman" w:cs="Times New Roman" w:hint="eastAsia"/>
            <w:sz w:val="22"/>
          </w:rPr>
          <w:t>、</w:t>
        </w:r>
        <w:r w:rsidR="00DD5CDA" w:rsidRPr="00DD5CDA">
          <w:rPr>
            <w:rFonts w:ascii="Times New Roman" w:eastAsiaTheme="majorEastAsia" w:hAnsi="Times New Roman" w:cs="Times New Roman" w:hint="eastAsia"/>
            <w:sz w:val="22"/>
          </w:rPr>
          <w:t>24K21809</w:t>
        </w:r>
        <w:r w:rsidR="00DD5CDA" w:rsidRPr="00DD5CDA">
          <w:rPr>
            <w:rFonts w:ascii="Times New Roman" w:eastAsiaTheme="majorEastAsia" w:hAnsi="Times New Roman" w:cs="Times New Roman" w:hint="eastAsia"/>
            <w:sz w:val="22"/>
          </w:rPr>
          <w:t>、</w:t>
        </w:r>
        <w:r w:rsidR="00DD5CDA" w:rsidRPr="00DD5CDA">
          <w:rPr>
            <w:rFonts w:ascii="Times New Roman" w:eastAsiaTheme="majorEastAsia" w:hAnsi="Times New Roman" w:cs="Times New Roman" w:hint="eastAsia"/>
            <w:sz w:val="22"/>
          </w:rPr>
          <w:t>25H01674</w:t>
        </w:r>
        <w:r w:rsidR="00DD5CDA" w:rsidRPr="00DD5CDA">
          <w:rPr>
            <w:rFonts w:ascii="Times New Roman" w:eastAsiaTheme="majorEastAsia" w:hAnsi="Times New Roman" w:cs="Times New Roman" w:hint="eastAsia"/>
            <w:sz w:val="22"/>
          </w:rPr>
          <w:t>）および日本板硝子材料工学助成会の支援を受けています。</w:t>
        </w:r>
      </w:ins>
      <w:del w:id="660" w:author="作成者">
        <w:r w:rsidR="00157924" w:rsidRPr="00157924" w:rsidDel="00DD5CDA">
          <w:rPr>
            <w:rFonts w:ascii="Times New Roman" w:eastAsiaTheme="majorEastAsia" w:hAnsi="Times New Roman" w:cs="Times New Roman" w:hint="eastAsia"/>
            <w:sz w:val="22"/>
          </w:rPr>
          <w:delText>本研究は、岡山大学と信州大学の連携によるクロスアポイントメント体制のもと実施され、文部科学省「地域中核・特色ある研究大学強化促進事業（</w:delText>
        </w:r>
        <w:r w:rsidR="00157924" w:rsidRPr="00157924" w:rsidDel="00DD5CDA">
          <w:rPr>
            <w:rFonts w:ascii="Times New Roman" w:eastAsiaTheme="majorEastAsia" w:hAnsi="Times New Roman" w:cs="Times New Roman" w:hint="eastAsia"/>
            <w:sz w:val="22"/>
          </w:rPr>
          <w:delText>J-PEAKS</w:delText>
        </w:r>
        <w:r w:rsidR="00157924" w:rsidRPr="00157924" w:rsidDel="00DD5CDA">
          <w:rPr>
            <w:rFonts w:ascii="Times New Roman" w:eastAsiaTheme="majorEastAsia" w:hAnsi="Times New Roman" w:cs="Times New Roman" w:hint="eastAsia"/>
            <w:sz w:val="22"/>
          </w:rPr>
          <w:delText>）」の支援（岡山大学：</w:delText>
        </w:r>
        <w:r w:rsidR="00157924" w:rsidRPr="00157924" w:rsidDel="00DD5CDA">
          <w:rPr>
            <w:rFonts w:ascii="Times New Roman" w:eastAsiaTheme="majorEastAsia" w:hAnsi="Times New Roman" w:cs="Times New Roman" w:hint="eastAsia"/>
            <w:sz w:val="22"/>
          </w:rPr>
          <w:delText>JPJS00420230010</w:delText>
        </w:r>
        <w:r w:rsidR="00157924" w:rsidRPr="00157924" w:rsidDel="00DD5CDA">
          <w:rPr>
            <w:rFonts w:ascii="Times New Roman" w:eastAsiaTheme="majorEastAsia" w:hAnsi="Times New Roman" w:cs="Times New Roman" w:hint="eastAsia"/>
            <w:sz w:val="22"/>
          </w:rPr>
          <w:delText>、信州大学：</w:delText>
        </w:r>
        <w:r w:rsidR="00157924" w:rsidRPr="00157924" w:rsidDel="00DD5CDA">
          <w:rPr>
            <w:rFonts w:ascii="Times New Roman" w:eastAsiaTheme="majorEastAsia" w:hAnsi="Times New Roman" w:cs="Times New Roman" w:hint="eastAsia"/>
            <w:sz w:val="22"/>
          </w:rPr>
          <w:delText>JPJS00420230007</w:delText>
        </w:r>
        <w:r w:rsidR="00157924" w:rsidRPr="00157924" w:rsidDel="00DD5CDA">
          <w:rPr>
            <w:rFonts w:ascii="Times New Roman" w:eastAsiaTheme="majorEastAsia" w:hAnsi="Times New Roman" w:cs="Times New Roman" w:hint="eastAsia"/>
            <w:sz w:val="22"/>
          </w:rPr>
          <w:delText>）を受けています。また、日本学術振興会（</w:delText>
        </w:r>
        <w:r w:rsidR="00157924" w:rsidRPr="00157924" w:rsidDel="00DD5CDA">
          <w:rPr>
            <w:rFonts w:ascii="Times New Roman" w:eastAsiaTheme="majorEastAsia" w:hAnsi="Times New Roman" w:cs="Times New Roman" w:hint="eastAsia"/>
            <w:sz w:val="22"/>
          </w:rPr>
          <w:delText>JSPS</w:delText>
        </w:r>
        <w:r w:rsidR="00157924" w:rsidRPr="00157924" w:rsidDel="00DD5CDA">
          <w:rPr>
            <w:rFonts w:ascii="Times New Roman" w:eastAsiaTheme="majorEastAsia" w:hAnsi="Times New Roman" w:cs="Times New Roman" w:hint="eastAsia"/>
            <w:sz w:val="22"/>
          </w:rPr>
          <w:delText>）科学研究費助成事業（</w:delText>
        </w:r>
        <w:r w:rsidR="00157924" w:rsidRPr="00157924" w:rsidDel="00DD5CDA">
          <w:rPr>
            <w:rFonts w:ascii="Times New Roman" w:eastAsiaTheme="majorEastAsia" w:hAnsi="Times New Roman" w:cs="Times New Roman" w:hint="eastAsia"/>
            <w:sz w:val="22"/>
          </w:rPr>
          <w:delText>24H00485</w:delText>
        </w:r>
        <w:r w:rsidR="00157924" w:rsidRPr="00157924" w:rsidDel="00DD5CDA">
          <w:rPr>
            <w:rFonts w:ascii="Times New Roman" w:eastAsiaTheme="majorEastAsia" w:hAnsi="Times New Roman" w:cs="Times New Roman" w:hint="eastAsia"/>
            <w:sz w:val="22"/>
          </w:rPr>
          <w:delText>、</w:delText>
        </w:r>
        <w:r w:rsidR="00157924" w:rsidRPr="00157924" w:rsidDel="00DD5CDA">
          <w:rPr>
            <w:rFonts w:ascii="Times New Roman" w:eastAsiaTheme="majorEastAsia" w:hAnsi="Times New Roman" w:cs="Times New Roman" w:hint="eastAsia"/>
            <w:sz w:val="22"/>
          </w:rPr>
          <w:delText>24K21809</w:delText>
        </w:r>
        <w:r w:rsidR="00157924" w:rsidRPr="00157924" w:rsidDel="00DD5CDA">
          <w:rPr>
            <w:rFonts w:ascii="Times New Roman" w:eastAsiaTheme="majorEastAsia" w:hAnsi="Times New Roman" w:cs="Times New Roman" w:hint="eastAsia"/>
            <w:sz w:val="22"/>
          </w:rPr>
          <w:delText>、</w:delText>
        </w:r>
        <w:r w:rsidR="00157924" w:rsidRPr="00157924" w:rsidDel="00DD5CDA">
          <w:rPr>
            <w:rFonts w:ascii="Times New Roman" w:eastAsiaTheme="majorEastAsia" w:hAnsi="Times New Roman" w:cs="Times New Roman" w:hint="eastAsia"/>
            <w:sz w:val="22"/>
          </w:rPr>
          <w:delText>25H01674</w:delText>
        </w:r>
        <w:r w:rsidR="00157924" w:rsidRPr="00157924" w:rsidDel="00DD5CDA">
          <w:rPr>
            <w:rFonts w:ascii="Times New Roman" w:eastAsiaTheme="majorEastAsia" w:hAnsi="Times New Roman" w:cs="Times New Roman" w:hint="eastAsia"/>
            <w:sz w:val="22"/>
          </w:rPr>
          <w:delText>）および日本板硝子材料工学助成会の支援を受けて行われました。</w:delText>
        </w:r>
      </w:del>
    </w:p>
    <w:p w14:paraId="75168CB6" w14:textId="77777777" w:rsidR="00DD5CDA" w:rsidRPr="00157924" w:rsidRDefault="00DD5CDA" w:rsidP="006B067F">
      <w:pPr>
        <w:rPr>
          <w:ins w:id="661" w:author="作成者"/>
          <w:rFonts w:ascii="Times New Roman" w:eastAsiaTheme="majorEastAsia" w:hAnsi="Times New Roman" w:cs="Times New Roman"/>
          <w:sz w:val="22"/>
        </w:rPr>
      </w:pPr>
    </w:p>
    <w:p w14:paraId="3541534D" w14:textId="77777777" w:rsidR="006658EE" w:rsidRPr="006658EE" w:rsidRDefault="006658EE" w:rsidP="005C3ECB">
      <w:pPr>
        <w:rPr>
          <w:rFonts w:ascii="Times New Roman" w:eastAsiaTheme="majorEastAsia" w:hAnsi="Times New Roman" w:cs="Times New Roman"/>
          <w:sz w:val="22"/>
        </w:rPr>
      </w:pPr>
    </w:p>
    <w:p w14:paraId="63A42322" w14:textId="066C03B3" w:rsidR="004D4C2F" w:rsidRPr="00A531C1" w:rsidRDefault="005C3ECB" w:rsidP="005C3ECB">
      <w:pPr>
        <w:rPr>
          <w:rFonts w:ascii="Times New Roman" w:eastAsiaTheme="majorEastAsia" w:hAnsi="Times New Roman" w:cs="Times New Roman"/>
          <w:b/>
          <w:sz w:val="22"/>
        </w:rPr>
      </w:pPr>
      <w:r w:rsidRPr="00277981">
        <w:rPr>
          <w:rFonts w:ascii="Times New Roman" w:eastAsiaTheme="majorEastAsia" w:hAnsi="Times New Roman" w:cs="Times New Roman" w:hint="eastAsia"/>
          <w:b/>
          <w:sz w:val="22"/>
        </w:rPr>
        <w:t>■補足</w:t>
      </w:r>
      <w:r w:rsidRPr="00277981">
        <w:rPr>
          <w:rFonts w:ascii="Times New Roman" w:eastAsiaTheme="majorEastAsia" w:hAnsi="Times New Roman" w:cs="Times New Roman"/>
          <w:b/>
          <w:sz w:val="22"/>
        </w:rPr>
        <w:t>・</w:t>
      </w:r>
      <w:r w:rsidRPr="00277981">
        <w:rPr>
          <w:rFonts w:ascii="Times New Roman" w:eastAsiaTheme="majorEastAsia" w:hAnsi="Times New Roman" w:cs="Times New Roman" w:hint="eastAsia"/>
          <w:b/>
          <w:sz w:val="22"/>
        </w:rPr>
        <w:t>用語</w:t>
      </w:r>
      <w:r w:rsidRPr="00277981">
        <w:rPr>
          <w:rFonts w:ascii="Times New Roman" w:eastAsiaTheme="majorEastAsia" w:hAnsi="Times New Roman" w:cs="Times New Roman"/>
          <w:b/>
          <w:sz w:val="22"/>
        </w:rPr>
        <w:t>説明</w:t>
      </w:r>
    </w:p>
    <w:p w14:paraId="56488B37" w14:textId="4FA68225" w:rsidR="00A65B27" w:rsidRPr="00A65B27" w:rsidRDefault="00A65B27">
      <w:pPr>
        <w:ind w:left="220" w:hangingChars="100" w:hanging="220"/>
        <w:rPr>
          <w:rFonts w:ascii="Times New Roman" w:eastAsiaTheme="majorEastAsia" w:hAnsi="Times New Roman" w:cs="Times New Roman"/>
          <w:sz w:val="22"/>
        </w:rPr>
        <w:pPrChange w:id="662" w:author="作成者">
          <w:pPr/>
        </w:pPrChange>
      </w:pPr>
      <w:r w:rsidRPr="00A65B27">
        <w:rPr>
          <w:rFonts w:ascii="Times New Roman" w:eastAsiaTheme="majorEastAsia" w:hAnsi="Times New Roman" w:cs="Times New Roman"/>
          <w:sz w:val="22"/>
        </w:rPr>
        <w:t>1</w:t>
      </w:r>
      <w:r w:rsidRPr="00A65B27">
        <w:rPr>
          <w:rFonts w:ascii="Times New Roman" w:eastAsiaTheme="majorEastAsia" w:hAnsi="Times New Roman" w:cs="Times New Roman"/>
          <w:sz w:val="22"/>
        </w:rPr>
        <w:t>）光触媒</w:t>
      </w:r>
      <w:del w:id="663" w:author="作成者">
        <w:r w:rsidRPr="00A65B27" w:rsidDel="00916739">
          <w:rPr>
            <w:rFonts w:ascii="Times New Roman" w:eastAsiaTheme="majorEastAsia" w:hAnsi="Times New Roman" w:cs="Times New Roman" w:hint="eastAsia"/>
            <w:sz w:val="22"/>
          </w:rPr>
          <w:delText xml:space="preserve"> </w:delText>
        </w:r>
      </w:del>
      <w:ins w:id="664" w:author="作成者">
        <w:r w:rsidR="00916739">
          <w:rPr>
            <w:rFonts w:ascii="Times New Roman" w:eastAsiaTheme="majorEastAsia" w:hAnsi="Times New Roman" w:cs="Times New Roman" w:hint="eastAsia"/>
            <w:sz w:val="22"/>
          </w:rPr>
          <w:t>：</w:t>
        </w:r>
      </w:ins>
      <w:r w:rsidRPr="00A65B27">
        <w:rPr>
          <w:rFonts w:ascii="Times New Roman" w:eastAsiaTheme="majorEastAsia" w:hAnsi="Times New Roman" w:cs="Times New Roman"/>
          <w:sz w:val="22"/>
        </w:rPr>
        <w:t>光を吸収することで化学反応を引き起こす材料。太陽光のエネルギーを使って水を水素と酸素に分解する技術として、クリーンエネルギー分野で注目されている。</w:t>
      </w:r>
    </w:p>
    <w:p w14:paraId="3811A090" w14:textId="2A0B6AED" w:rsidR="00A65B27" w:rsidRPr="00A65B27" w:rsidRDefault="00A65B27">
      <w:pPr>
        <w:ind w:left="220" w:hangingChars="100" w:hanging="220"/>
        <w:rPr>
          <w:rFonts w:ascii="Times New Roman" w:eastAsiaTheme="majorEastAsia" w:hAnsi="Times New Roman" w:cs="Times New Roman"/>
          <w:sz w:val="22"/>
        </w:rPr>
        <w:pPrChange w:id="665" w:author="作成者">
          <w:pPr/>
        </w:pPrChange>
      </w:pPr>
      <w:r w:rsidRPr="00A65B27">
        <w:rPr>
          <w:rFonts w:ascii="Times New Roman" w:eastAsiaTheme="majorEastAsia" w:hAnsi="Times New Roman" w:cs="Times New Roman"/>
          <w:sz w:val="22"/>
        </w:rPr>
        <w:t>2</w:t>
      </w:r>
      <w:r w:rsidRPr="00A65B27">
        <w:rPr>
          <w:rFonts w:ascii="Times New Roman" w:eastAsiaTheme="majorEastAsia" w:hAnsi="Times New Roman" w:cs="Times New Roman"/>
          <w:sz w:val="22"/>
        </w:rPr>
        <w:t>）正孔（ホール）</w:t>
      </w:r>
      <w:del w:id="666" w:author="作成者">
        <w:r w:rsidRPr="00A65B27" w:rsidDel="00916739">
          <w:rPr>
            <w:rFonts w:ascii="Times New Roman" w:eastAsiaTheme="majorEastAsia" w:hAnsi="Times New Roman" w:cs="Times New Roman" w:hint="eastAsia"/>
            <w:sz w:val="22"/>
          </w:rPr>
          <w:delText xml:space="preserve"> </w:delText>
        </w:r>
      </w:del>
      <w:ins w:id="667" w:author="作成者">
        <w:r w:rsidR="00916739">
          <w:rPr>
            <w:rFonts w:ascii="Times New Roman" w:eastAsiaTheme="majorEastAsia" w:hAnsi="Times New Roman" w:cs="Times New Roman" w:hint="eastAsia"/>
            <w:sz w:val="22"/>
          </w:rPr>
          <w:t>：</w:t>
        </w:r>
      </w:ins>
      <w:r w:rsidRPr="00A65B27">
        <w:rPr>
          <w:rFonts w:ascii="Times New Roman" w:eastAsiaTheme="majorEastAsia" w:hAnsi="Times New Roman" w:cs="Times New Roman"/>
          <w:sz w:val="22"/>
        </w:rPr>
        <w:t>半導体に光が当たると電子が飛び出し、その抜け殻としてプラスの電荷を持つ「正孔」が生じる。光触媒では、正孔が水を酸化して酸素を発生させる役割を担う。</w:t>
      </w:r>
    </w:p>
    <w:p w14:paraId="17497727" w14:textId="65DDC140" w:rsidR="00A65B27" w:rsidRPr="00A65B27" w:rsidRDefault="00A65B27">
      <w:pPr>
        <w:ind w:left="220" w:hangingChars="100" w:hanging="220"/>
        <w:rPr>
          <w:rFonts w:ascii="Times New Roman" w:eastAsiaTheme="majorEastAsia" w:hAnsi="Times New Roman" w:cs="Times New Roman"/>
          <w:sz w:val="22"/>
        </w:rPr>
        <w:pPrChange w:id="668" w:author="作成者">
          <w:pPr/>
        </w:pPrChange>
      </w:pPr>
      <w:r w:rsidRPr="00A65B27">
        <w:rPr>
          <w:rFonts w:ascii="Times New Roman" w:eastAsiaTheme="majorEastAsia" w:hAnsi="Times New Roman" w:cs="Times New Roman"/>
          <w:sz w:val="22"/>
        </w:rPr>
        <w:t>3</w:t>
      </w:r>
      <w:r w:rsidRPr="00A65B27">
        <w:rPr>
          <w:rFonts w:ascii="Times New Roman" w:eastAsiaTheme="majorEastAsia" w:hAnsi="Times New Roman" w:cs="Times New Roman"/>
          <w:sz w:val="22"/>
        </w:rPr>
        <w:t>）トラップ状態</w:t>
      </w:r>
      <w:del w:id="669" w:author="作成者">
        <w:r w:rsidRPr="00A65B27" w:rsidDel="00916739">
          <w:rPr>
            <w:rFonts w:ascii="Times New Roman" w:eastAsiaTheme="majorEastAsia" w:hAnsi="Times New Roman" w:cs="Times New Roman" w:hint="eastAsia"/>
            <w:sz w:val="22"/>
          </w:rPr>
          <w:delText xml:space="preserve"> </w:delText>
        </w:r>
      </w:del>
      <w:ins w:id="670" w:author="作成者">
        <w:r w:rsidR="00916739">
          <w:rPr>
            <w:rFonts w:ascii="Times New Roman" w:eastAsiaTheme="majorEastAsia" w:hAnsi="Times New Roman" w:cs="Times New Roman" w:hint="eastAsia"/>
            <w:sz w:val="22"/>
          </w:rPr>
          <w:t>：</w:t>
        </w:r>
      </w:ins>
      <w:r w:rsidRPr="00A65B27">
        <w:rPr>
          <w:rFonts w:ascii="Times New Roman" w:eastAsiaTheme="majorEastAsia" w:hAnsi="Times New Roman" w:cs="Times New Roman"/>
          <w:sz w:val="22"/>
        </w:rPr>
        <w:t>結晶中の欠陥や局所構造の乱れにより、電子や正孔が捕まって動けなくなった状態。深いトラップに落ちると、正孔の酸化力が低下し光触媒の性能が下がる。浅いトラップでは反応性が維持される。</w:t>
      </w:r>
    </w:p>
    <w:p w14:paraId="0F24C673" w14:textId="288F6E88" w:rsidR="00F108AC" w:rsidRPr="00A65B27" w:rsidRDefault="00F108AC" w:rsidP="00F108AC">
      <w:pPr>
        <w:ind w:left="220" w:hangingChars="100" w:hanging="220"/>
        <w:rPr>
          <w:ins w:id="671" w:author="作成者"/>
          <w:rFonts w:ascii="Times New Roman" w:eastAsiaTheme="majorEastAsia" w:hAnsi="Times New Roman" w:cs="Times New Roman"/>
          <w:sz w:val="22"/>
        </w:rPr>
      </w:pPr>
      <w:ins w:id="672" w:author="作成者">
        <w:r>
          <w:rPr>
            <w:rFonts w:ascii="Times New Roman" w:eastAsiaTheme="majorEastAsia" w:hAnsi="Times New Roman" w:cs="Times New Roman"/>
            <w:sz w:val="22"/>
          </w:rPr>
          <w:t>4</w:t>
        </w:r>
        <w:r w:rsidRPr="00A65B27">
          <w:rPr>
            <w:rFonts w:ascii="Times New Roman" w:eastAsiaTheme="majorEastAsia" w:hAnsi="Times New Roman" w:cs="Times New Roman"/>
            <w:sz w:val="22"/>
          </w:rPr>
          <w:t>）欠陥耐性（</w:t>
        </w:r>
        <w:r w:rsidRPr="00A65B27">
          <w:rPr>
            <w:rFonts w:ascii="Times New Roman" w:eastAsiaTheme="majorEastAsia" w:hAnsi="Times New Roman" w:cs="Times New Roman"/>
            <w:sz w:val="22"/>
          </w:rPr>
          <w:t>defect tolerance</w:t>
        </w:r>
        <w:r w:rsidRPr="00A65B27">
          <w:rPr>
            <w:rFonts w:ascii="Times New Roman" w:eastAsiaTheme="majorEastAsia" w:hAnsi="Times New Roman" w:cs="Times New Roman"/>
            <w:sz w:val="22"/>
          </w:rPr>
          <w:t>）</w:t>
        </w:r>
        <w:r>
          <w:rPr>
            <w:rFonts w:ascii="Times New Roman" w:eastAsiaTheme="majorEastAsia" w:hAnsi="Times New Roman" w:cs="Times New Roman" w:hint="eastAsia"/>
            <w:sz w:val="22"/>
          </w:rPr>
          <w:t>：</w:t>
        </w:r>
        <w:r w:rsidRPr="00A65B27">
          <w:rPr>
            <w:rFonts w:ascii="Times New Roman" w:eastAsiaTheme="majorEastAsia" w:hAnsi="Times New Roman" w:cs="Times New Roman"/>
            <w:sz w:val="22"/>
          </w:rPr>
          <w:t>材料中に結晶欠陥が存在しても、正孔が深く捕捉されず性能低下が抑えられる性質。本研究では、可視光応答型光触媒がこの性質を本質的に備えることを示した。</w:t>
        </w:r>
      </w:ins>
    </w:p>
    <w:p w14:paraId="268ED3B8" w14:textId="30AA72FF" w:rsidR="003A18CF" w:rsidRPr="00A65B27" w:rsidRDefault="003A18CF" w:rsidP="003A18CF">
      <w:pPr>
        <w:ind w:left="220" w:hangingChars="100" w:hanging="220"/>
        <w:rPr>
          <w:moveTo w:id="673" w:author="作成者"/>
          <w:rFonts w:ascii="Times New Roman" w:eastAsiaTheme="majorEastAsia" w:hAnsi="Times New Roman" w:cs="Times New Roman"/>
          <w:sz w:val="22"/>
        </w:rPr>
      </w:pPr>
      <w:moveToRangeStart w:id="674" w:author="作成者" w:name="move226844737"/>
      <w:moveTo w:id="675" w:author="作成者">
        <w:del w:id="676" w:author="作成者">
          <w:r w:rsidRPr="00A65B27" w:rsidDel="003A18CF">
            <w:rPr>
              <w:rFonts w:ascii="Times New Roman" w:eastAsiaTheme="majorEastAsia" w:hAnsi="Times New Roman" w:cs="Times New Roman"/>
              <w:sz w:val="22"/>
            </w:rPr>
            <w:delText>8</w:delText>
          </w:r>
        </w:del>
      </w:moveTo>
      <w:ins w:id="677" w:author="作成者">
        <w:del w:id="678" w:author="作成者">
          <w:r w:rsidDel="00F108AC">
            <w:rPr>
              <w:rFonts w:ascii="Times New Roman" w:eastAsiaTheme="majorEastAsia" w:hAnsi="Times New Roman" w:cs="Times New Roman"/>
              <w:sz w:val="22"/>
            </w:rPr>
            <w:delText>4</w:delText>
          </w:r>
        </w:del>
        <w:r w:rsidR="00F108AC">
          <w:rPr>
            <w:rFonts w:ascii="Times New Roman" w:eastAsiaTheme="majorEastAsia" w:hAnsi="Times New Roman" w:cs="Times New Roman"/>
            <w:sz w:val="22"/>
          </w:rPr>
          <w:t>5</w:t>
        </w:r>
      </w:ins>
      <w:moveTo w:id="679" w:author="作成者">
        <w:r w:rsidRPr="00A65B27">
          <w:rPr>
            <w:rFonts w:ascii="Times New Roman" w:eastAsiaTheme="majorEastAsia" w:hAnsi="Times New Roman" w:cs="Times New Roman"/>
            <w:sz w:val="22"/>
          </w:rPr>
          <w:t>）時間分解過渡吸収分光法</w:t>
        </w:r>
        <w:r>
          <w:rPr>
            <w:rFonts w:ascii="Times New Roman" w:eastAsiaTheme="majorEastAsia" w:hAnsi="Times New Roman" w:cs="Times New Roman" w:hint="eastAsia"/>
            <w:sz w:val="22"/>
          </w:rPr>
          <w:t>：</w:t>
        </w:r>
        <w:r w:rsidRPr="00A65B27">
          <w:rPr>
            <w:rFonts w:ascii="Times New Roman" w:eastAsiaTheme="majorEastAsia" w:hAnsi="Times New Roman" w:cs="Times New Roman"/>
            <w:sz w:val="22"/>
          </w:rPr>
          <w:t>短い光パルスで光触媒を励起し、その直後から電子や正孔の動きをリアルタイムで追跡する測定手法。正孔トラップの深さや速度を直接観測できる。</w:t>
        </w:r>
      </w:moveTo>
    </w:p>
    <w:moveToRangeEnd w:id="674"/>
    <w:p w14:paraId="786CC78A" w14:textId="27B69246" w:rsidR="00A65B27" w:rsidRPr="00A65B27" w:rsidRDefault="00A65B27">
      <w:pPr>
        <w:ind w:left="220" w:hangingChars="100" w:hanging="220"/>
        <w:rPr>
          <w:rFonts w:ascii="Times New Roman" w:eastAsiaTheme="majorEastAsia" w:hAnsi="Times New Roman" w:cs="Times New Roman"/>
          <w:sz w:val="22"/>
        </w:rPr>
        <w:pPrChange w:id="680" w:author="作成者">
          <w:pPr/>
        </w:pPrChange>
      </w:pPr>
      <w:del w:id="681" w:author="作成者">
        <w:r w:rsidRPr="00A65B27" w:rsidDel="003A18CF">
          <w:rPr>
            <w:rFonts w:ascii="Times New Roman" w:eastAsiaTheme="majorEastAsia" w:hAnsi="Times New Roman" w:cs="Times New Roman"/>
            <w:sz w:val="22"/>
          </w:rPr>
          <w:delText>4</w:delText>
        </w:r>
      </w:del>
      <w:ins w:id="682" w:author="作成者">
        <w:del w:id="683" w:author="作成者">
          <w:r w:rsidR="003A18CF" w:rsidDel="00F108AC">
            <w:rPr>
              <w:rFonts w:ascii="Times New Roman" w:eastAsiaTheme="majorEastAsia" w:hAnsi="Times New Roman" w:cs="Times New Roman"/>
              <w:sz w:val="22"/>
            </w:rPr>
            <w:delText>5</w:delText>
          </w:r>
        </w:del>
        <w:r w:rsidR="00F108AC">
          <w:rPr>
            <w:rFonts w:ascii="Times New Roman" w:eastAsiaTheme="majorEastAsia" w:hAnsi="Times New Roman" w:cs="Times New Roman"/>
            <w:sz w:val="22"/>
          </w:rPr>
          <w:t>6</w:t>
        </w:r>
      </w:ins>
      <w:r w:rsidRPr="00A65B27">
        <w:rPr>
          <w:rFonts w:ascii="Times New Roman" w:eastAsiaTheme="majorEastAsia" w:hAnsi="Times New Roman" w:cs="Times New Roman"/>
          <w:sz w:val="22"/>
        </w:rPr>
        <w:t>）バンド端（価電子帯の端）</w:t>
      </w:r>
      <w:del w:id="684" w:author="作成者">
        <w:r w:rsidRPr="00A65B27" w:rsidDel="00916739">
          <w:rPr>
            <w:rFonts w:ascii="Times New Roman" w:eastAsiaTheme="majorEastAsia" w:hAnsi="Times New Roman" w:cs="Times New Roman" w:hint="eastAsia"/>
            <w:sz w:val="22"/>
          </w:rPr>
          <w:delText xml:space="preserve"> </w:delText>
        </w:r>
      </w:del>
      <w:ins w:id="685" w:author="作成者">
        <w:r w:rsidR="00916739">
          <w:rPr>
            <w:rFonts w:ascii="Times New Roman" w:eastAsiaTheme="majorEastAsia" w:hAnsi="Times New Roman" w:cs="Times New Roman" w:hint="eastAsia"/>
            <w:sz w:val="22"/>
          </w:rPr>
          <w:t>：</w:t>
        </w:r>
      </w:ins>
      <w:r w:rsidRPr="00A65B27">
        <w:rPr>
          <w:rFonts w:ascii="Times New Roman" w:eastAsiaTheme="majorEastAsia" w:hAnsi="Times New Roman" w:cs="Times New Roman"/>
          <w:sz w:val="22"/>
        </w:rPr>
        <w:t>半導体のエネルギー構造において、正孔が存在できる最もエネルギーの高い領域。正孔がバンド端近傍にとどまるほど、高い酸化力を保てる。</w:t>
      </w:r>
    </w:p>
    <w:p w14:paraId="002FF811" w14:textId="4E6233F7" w:rsidR="00A65B27" w:rsidRPr="00A65B27" w:rsidRDefault="00A65B27">
      <w:pPr>
        <w:ind w:left="220" w:hangingChars="100" w:hanging="220"/>
        <w:rPr>
          <w:rFonts w:ascii="Times New Roman" w:eastAsiaTheme="majorEastAsia" w:hAnsi="Times New Roman" w:cs="Times New Roman"/>
          <w:sz w:val="22"/>
        </w:rPr>
        <w:pPrChange w:id="686" w:author="作成者">
          <w:pPr/>
        </w:pPrChange>
      </w:pPr>
      <w:del w:id="687" w:author="作成者">
        <w:r w:rsidRPr="00A65B27" w:rsidDel="003A18CF">
          <w:rPr>
            <w:rFonts w:ascii="Times New Roman" w:eastAsiaTheme="majorEastAsia" w:hAnsi="Times New Roman" w:cs="Times New Roman"/>
            <w:sz w:val="22"/>
          </w:rPr>
          <w:lastRenderedPageBreak/>
          <w:delText>5</w:delText>
        </w:r>
      </w:del>
      <w:ins w:id="688" w:author="作成者">
        <w:del w:id="689" w:author="作成者">
          <w:r w:rsidR="003A18CF" w:rsidDel="00F108AC">
            <w:rPr>
              <w:rFonts w:ascii="Times New Roman" w:eastAsiaTheme="majorEastAsia" w:hAnsi="Times New Roman" w:cs="Times New Roman"/>
              <w:sz w:val="22"/>
            </w:rPr>
            <w:delText>6</w:delText>
          </w:r>
        </w:del>
        <w:r w:rsidR="00F108AC">
          <w:rPr>
            <w:rFonts w:ascii="Times New Roman" w:eastAsiaTheme="majorEastAsia" w:hAnsi="Times New Roman" w:cs="Times New Roman"/>
            <w:sz w:val="22"/>
          </w:rPr>
          <w:t>7</w:t>
        </w:r>
      </w:ins>
      <w:r w:rsidRPr="00A65B27">
        <w:rPr>
          <w:rFonts w:ascii="Times New Roman" w:eastAsiaTheme="majorEastAsia" w:hAnsi="Times New Roman" w:cs="Times New Roman"/>
          <w:sz w:val="22"/>
        </w:rPr>
        <w:t>）格子緩和</w:t>
      </w:r>
      <w:del w:id="690" w:author="作成者">
        <w:r w:rsidRPr="00A65B27" w:rsidDel="00916739">
          <w:rPr>
            <w:rFonts w:ascii="Times New Roman" w:eastAsiaTheme="majorEastAsia" w:hAnsi="Times New Roman" w:cs="Times New Roman" w:hint="eastAsia"/>
            <w:sz w:val="22"/>
          </w:rPr>
          <w:delText xml:space="preserve"> </w:delText>
        </w:r>
      </w:del>
      <w:ins w:id="691" w:author="作成者">
        <w:r w:rsidR="00916739">
          <w:rPr>
            <w:rFonts w:ascii="Times New Roman" w:eastAsiaTheme="majorEastAsia" w:hAnsi="Times New Roman" w:cs="Times New Roman" w:hint="eastAsia"/>
            <w:sz w:val="22"/>
          </w:rPr>
          <w:t>：</w:t>
        </w:r>
      </w:ins>
      <w:r w:rsidRPr="00A65B27">
        <w:rPr>
          <w:rFonts w:ascii="Times New Roman" w:eastAsiaTheme="majorEastAsia" w:hAnsi="Times New Roman" w:cs="Times New Roman"/>
          <w:sz w:val="22"/>
        </w:rPr>
        <w:t>正孔が局在した際に、周囲の原子配置が変化（歪み）してエネルギー的に安定化する現象。大きな格子緩和は深いトラップの原因となる。</w:t>
      </w:r>
    </w:p>
    <w:p w14:paraId="4B4C4C43" w14:textId="500FF487" w:rsidR="00A65B27" w:rsidRPr="00A65B27" w:rsidDel="00F108AC" w:rsidRDefault="00A65B27">
      <w:pPr>
        <w:ind w:left="220" w:hangingChars="100" w:hanging="220"/>
        <w:rPr>
          <w:del w:id="692" w:author="作成者"/>
          <w:rFonts w:ascii="Times New Roman" w:eastAsiaTheme="majorEastAsia" w:hAnsi="Times New Roman" w:cs="Times New Roman"/>
          <w:sz w:val="22"/>
        </w:rPr>
        <w:pPrChange w:id="693" w:author="作成者">
          <w:pPr/>
        </w:pPrChange>
      </w:pPr>
      <w:del w:id="694" w:author="作成者">
        <w:r w:rsidRPr="00A65B27" w:rsidDel="00F108AC">
          <w:rPr>
            <w:rFonts w:ascii="Times New Roman" w:eastAsiaTheme="majorEastAsia" w:hAnsi="Times New Roman" w:cs="Times New Roman"/>
            <w:sz w:val="22"/>
          </w:rPr>
          <w:delText>6</w:delText>
        </w:r>
      </w:del>
      <w:ins w:id="695" w:author="作成者">
        <w:del w:id="696" w:author="作成者">
          <w:r w:rsidR="003A18CF" w:rsidDel="00F108AC">
            <w:rPr>
              <w:rFonts w:ascii="Times New Roman" w:eastAsiaTheme="majorEastAsia" w:hAnsi="Times New Roman" w:cs="Times New Roman"/>
              <w:sz w:val="22"/>
            </w:rPr>
            <w:delText>7</w:delText>
          </w:r>
        </w:del>
      </w:ins>
      <w:del w:id="697" w:author="作成者">
        <w:r w:rsidRPr="00A65B27" w:rsidDel="00F108AC">
          <w:rPr>
            <w:rFonts w:ascii="Times New Roman" w:eastAsiaTheme="majorEastAsia" w:hAnsi="Times New Roman" w:cs="Times New Roman"/>
            <w:sz w:val="22"/>
          </w:rPr>
          <w:delText>）欠陥耐性（</w:delText>
        </w:r>
        <w:r w:rsidRPr="00A65B27" w:rsidDel="00F108AC">
          <w:rPr>
            <w:rFonts w:ascii="Times New Roman" w:eastAsiaTheme="majorEastAsia" w:hAnsi="Times New Roman" w:cs="Times New Roman"/>
            <w:sz w:val="22"/>
          </w:rPr>
          <w:delText>defect tolerance</w:delText>
        </w:r>
        <w:r w:rsidRPr="00A65B27" w:rsidDel="00F108AC">
          <w:rPr>
            <w:rFonts w:ascii="Times New Roman" w:eastAsiaTheme="majorEastAsia" w:hAnsi="Times New Roman" w:cs="Times New Roman"/>
            <w:sz w:val="22"/>
          </w:rPr>
          <w:delText>）</w:delText>
        </w:r>
        <w:r w:rsidRPr="00A65B27" w:rsidDel="00F108AC">
          <w:rPr>
            <w:rFonts w:ascii="Times New Roman" w:eastAsiaTheme="majorEastAsia" w:hAnsi="Times New Roman" w:cs="Times New Roman" w:hint="eastAsia"/>
            <w:sz w:val="22"/>
          </w:rPr>
          <w:delText xml:space="preserve"> </w:delText>
        </w:r>
      </w:del>
      <w:ins w:id="698" w:author="作成者">
        <w:del w:id="699" w:author="作成者">
          <w:r w:rsidR="00916739" w:rsidDel="00F108AC">
            <w:rPr>
              <w:rFonts w:ascii="Times New Roman" w:eastAsiaTheme="majorEastAsia" w:hAnsi="Times New Roman" w:cs="Times New Roman" w:hint="eastAsia"/>
              <w:sz w:val="22"/>
            </w:rPr>
            <w:delText>：</w:delText>
          </w:r>
        </w:del>
      </w:ins>
      <w:del w:id="700" w:author="作成者">
        <w:r w:rsidRPr="00A65B27" w:rsidDel="00F108AC">
          <w:rPr>
            <w:rFonts w:ascii="Times New Roman" w:eastAsiaTheme="majorEastAsia" w:hAnsi="Times New Roman" w:cs="Times New Roman"/>
            <w:sz w:val="22"/>
          </w:rPr>
          <w:delText>材料中に結晶欠陥が存在しても、正孔が深く捕捉されず性能低下が抑えられる性質。本研究では、可視光応答型光触媒がこの性質を本質的に備えることを示した。</w:delText>
        </w:r>
      </w:del>
    </w:p>
    <w:p w14:paraId="49168700" w14:textId="4D965493" w:rsidR="00A65B27" w:rsidRPr="00A65B27" w:rsidRDefault="00A65B27">
      <w:pPr>
        <w:ind w:left="220" w:hangingChars="100" w:hanging="220"/>
        <w:rPr>
          <w:rFonts w:ascii="Times New Roman" w:eastAsiaTheme="majorEastAsia" w:hAnsi="Times New Roman" w:cs="Times New Roman"/>
          <w:sz w:val="22"/>
        </w:rPr>
        <w:pPrChange w:id="701" w:author="作成者">
          <w:pPr/>
        </w:pPrChange>
      </w:pPr>
      <w:del w:id="702" w:author="作成者">
        <w:r w:rsidRPr="00A65B27" w:rsidDel="003A18CF">
          <w:rPr>
            <w:rFonts w:ascii="Times New Roman" w:eastAsiaTheme="majorEastAsia" w:hAnsi="Times New Roman" w:cs="Times New Roman"/>
            <w:sz w:val="22"/>
          </w:rPr>
          <w:delText>7</w:delText>
        </w:r>
      </w:del>
      <w:ins w:id="703" w:author="作成者">
        <w:r w:rsidR="003A18CF">
          <w:rPr>
            <w:rFonts w:ascii="Times New Roman" w:eastAsiaTheme="majorEastAsia" w:hAnsi="Times New Roman" w:cs="Times New Roman"/>
            <w:sz w:val="22"/>
          </w:rPr>
          <w:t>8</w:t>
        </w:r>
      </w:ins>
      <w:r w:rsidRPr="00A65B27">
        <w:rPr>
          <w:rFonts w:ascii="Times New Roman" w:eastAsiaTheme="majorEastAsia" w:hAnsi="Times New Roman" w:cs="Times New Roman"/>
          <w:sz w:val="22"/>
        </w:rPr>
        <w:t>）小ポーラロン（</w:t>
      </w:r>
      <w:r w:rsidRPr="00A65B27">
        <w:rPr>
          <w:rFonts w:ascii="Times New Roman" w:eastAsiaTheme="majorEastAsia" w:hAnsi="Times New Roman" w:cs="Times New Roman"/>
          <w:sz w:val="22"/>
        </w:rPr>
        <w:t>small polaron</w:t>
      </w:r>
      <w:r w:rsidRPr="00A65B27">
        <w:rPr>
          <w:rFonts w:ascii="Times New Roman" w:eastAsiaTheme="majorEastAsia" w:hAnsi="Times New Roman" w:cs="Times New Roman"/>
          <w:sz w:val="22"/>
        </w:rPr>
        <w:t>）</w:t>
      </w:r>
      <w:del w:id="704" w:author="作成者">
        <w:r w:rsidRPr="00A65B27" w:rsidDel="00916739">
          <w:rPr>
            <w:rFonts w:ascii="Times New Roman" w:eastAsiaTheme="majorEastAsia" w:hAnsi="Times New Roman" w:cs="Times New Roman"/>
            <w:sz w:val="22"/>
          </w:rPr>
          <w:delText xml:space="preserve"> </w:delText>
        </w:r>
      </w:del>
      <w:ins w:id="705" w:author="作成者">
        <w:r w:rsidR="00916739">
          <w:rPr>
            <w:rFonts w:ascii="Times New Roman" w:eastAsiaTheme="majorEastAsia" w:hAnsi="Times New Roman" w:cs="Times New Roman" w:hint="eastAsia"/>
            <w:sz w:val="22"/>
          </w:rPr>
          <w:t>：</w:t>
        </w:r>
      </w:ins>
      <w:r w:rsidRPr="00A65B27">
        <w:rPr>
          <w:rFonts w:ascii="Times New Roman" w:eastAsiaTheme="majorEastAsia" w:hAnsi="Times New Roman" w:cs="Times New Roman"/>
          <w:sz w:val="22"/>
        </w:rPr>
        <w:t>電荷キャリア（電子や正孔）が結晶格子と強く相互作用し、周囲の原子を大きく歪ませて自ら作った「くぼみ」に閉じ込められた状態。紫外光応答型酸化物における正孔トラップの基本モデル。</w:t>
      </w:r>
    </w:p>
    <w:p w14:paraId="0045D901" w14:textId="1076545B" w:rsidR="00A65B27" w:rsidRPr="00A65B27" w:rsidDel="003A18CF" w:rsidRDefault="00A65B27">
      <w:pPr>
        <w:ind w:left="220" w:hangingChars="100" w:hanging="220"/>
        <w:rPr>
          <w:moveFrom w:id="706" w:author="作成者"/>
          <w:rFonts w:ascii="Times New Roman" w:eastAsiaTheme="majorEastAsia" w:hAnsi="Times New Roman" w:cs="Times New Roman"/>
          <w:sz w:val="22"/>
        </w:rPr>
        <w:pPrChange w:id="707" w:author="作成者">
          <w:pPr/>
        </w:pPrChange>
      </w:pPr>
      <w:moveFromRangeStart w:id="708" w:author="作成者" w:name="move226844737"/>
      <w:moveFrom w:id="709" w:author="作成者">
        <w:r w:rsidRPr="00A65B27" w:rsidDel="003A18CF">
          <w:rPr>
            <w:rFonts w:ascii="Times New Roman" w:eastAsiaTheme="majorEastAsia" w:hAnsi="Times New Roman" w:cs="Times New Roman"/>
            <w:sz w:val="22"/>
          </w:rPr>
          <w:t>8</w:t>
        </w:r>
        <w:r w:rsidRPr="00A65B27" w:rsidDel="003A18CF">
          <w:rPr>
            <w:rFonts w:ascii="Times New Roman" w:eastAsiaTheme="majorEastAsia" w:hAnsi="Times New Roman" w:cs="Times New Roman"/>
            <w:sz w:val="22"/>
          </w:rPr>
          <w:t>）時間分解過渡吸収分光法</w:t>
        </w:r>
        <w:r w:rsidRPr="00A65B27" w:rsidDel="003A18CF">
          <w:rPr>
            <w:rFonts w:ascii="Times New Roman" w:eastAsiaTheme="majorEastAsia" w:hAnsi="Times New Roman" w:cs="Times New Roman" w:hint="eastAsia"/>
            <w:sz w:val="22"/>
          </w:rPr>
          <w:t xml:space="preserve"> </w:t>
        </w:r>
        <w:ins w:id="710" w:author="作成者">
          <w:r w:rsidR="00916739" w:rsidDel="003A18CF">
            <w:rPr>
              <w:rFonts w:ascii="Times New Roman" w:eastAsiaTheme="majorEastAsia" w:hAnsi="Times New Roman" w:cs="Times New Roman" w:hint="eastAsia"/>
              <w:sz w:val="22"/>
            </w:rPr>
            <w:t>：</w:t>
          </w:r>
        </w:ins>
        <w:r w:rsidRPr="00A65B27" w:rsidDel="003A18CF">
          <w:rPr>
            <w:rFonts w:ascii="Times New Roman" w:eastAsiaTheme="majorEastAsia" w:hAnsi="Times New Roman" w:cs="Times New Roman"/>
            <w:sz w:val="22"/>
          </w:rPr>
          <w:t>短い光パルスで光触媒を励起し、その直後から電子や正孔の動きをリアルタイムで追跡する測定手法。正孔トラップの深さや速度を直接観測できる。</w:t>
        </w:r>
      </w:moveFrom>
    </w:p>
    <w:moveFromRangeEnd w:id="708"/>
    <w:p w14:paraId="3269BC62" w14:textId="33E36F82" w:rsidR="00C503AF" w:rsidRPr="00A65B27" w:rsidRDefault="00A65B27">
      <w:pPr>
        <w:ind w:left="220" w:hangingChars="100" w:hanging="220"/>
        <w:rPr>
          <w:rFonts w:ascii="Times New Roman" w:eastAsiaTheme="majorEastAsia" w:hAnsi="Times New Roman" w:cs="Times New Roman"/>
          <w:sz w:val="22"/>
        </w:rPr>
        <w:pPrChange w:id="711" w:author="作成者">
          <w:pPr/>
        </w:pPrChange>
      </w:pPr>
      <w:r w:rsidRPr="00A65B27">
        <w:rPr>
          <w:rFonts w:ascii="Times New Roman" w:eastAsiaTheme="majorEastAsia" w:hAnsi="Times New Roman" w:cs="Times New Roman"/>
          <w:sz w:val="22"/>
        </w:rPr>
        <w:t>9</w:t>
      </w:r>
      <w:r w:rsidRPr="00A65B27">
        <w:rPr>
          <w:rFonts w:ascii="Times New Roman" w:eastAsiaTheme="majorEastAsia" w:hAnsi="Times New Roman" w:cs="Times New Roman"/>
          <w:sz w:val="22"/>
        </w:rPr>
        <w:t>）分極性（</w:t>
      </w:r>
      <w:r w:rsidRPr="00A65B27">
        <w:rPr>
          <w:rFonts w:ascii="Times New Roman" w:eastAsiaTheme="majorEastAsia" w:hAnsi="Times New Roman" w:cs="Times New Roman"/>
          <w:sz w:val="22"/>
        </w:rPr>
        <w:t>polarizability</w:t>
      </w:r>
      <w:r w:rsidRPr="00A65B27">
        <w:rPr>
          <w:rFonts w:ascii="Times New Roman" w:eastAsiaTheme="majorEastAsia" w:hAnsi="Times New Roman" w:cs="Times New Roman"/>
          <w:sz w:val="22"/>
        </w:rPr>
        <w:t>）</w:t>
      </w:r>
      <w:del w:id="712" w:author="作成者">
        <w:r w:rsidRPr="00A65B27" w:rsidDel="00916739">
          <w:rPr>
            <w:rFonts w:ascii="Times New Roman" w:eastAsiaTheme="majorEastAsia" w:hAnsi="Times New Roman" w:cs="Times New Roman" w:hint="eastAsia"/>
            <w:sz w:val="22"/>
          </w:rPr>
          <w:delText xml:space="preserve"> </w:delText>
        </w:r>
      </w:del>
      <w:ins w:id="713" w:author="作成者">
        <w:r w:rsidR="00916739">
          <w:rPr>
            <w:rFonts w:ascii="Times New Roman" w:eastAsiaTheme="majorEastAsia" w:hAnsi="Times New Roman" w:cs="Times New Roman" w:hint="eastAsia"/>
            <w:sz w:val="22"/>
          </w:rPr>
          <w:t>：</w:t>
        </w:r>
      </w:ins>
      <w:r w:rsidRPr="00A65B27">
        <w:rPr>
          <w:rFonts w:ascii="Times New Roman" w:eastAsiaTheme="majorEastAsia" w:hAnsi="Times New Roman" w:cs="Times New Roman"/>
          <w:sz w:val="22"/>
        </w:rPr>
        <w:t>電場が加わったときに、イオンの電子雲がどれだけ変形しやすいかを表す指標。分極性が高い（柔らかい）アニオンほど、正孔の正電荷を効率よく遮蔽できるため、格子歪みが抑制される。</w:t>
      </w:r>
    </w:p>
    <w:p w14:paraId="1258E3A9" w14:textId="77777777" w:rsidR="006658EE" w:rsidRPr="00277981" w:rsidRDefault="006658EE" w:rsidP="005C3ECB">
      <w:pPr>
        <w:rPr>
          <w:rFonts w:ascii="Times New Roman" w:eastAsiaTheme="majorEastAsia" w:hAnsi="Times New Roman" w:cs="Times New Roman"/>
          <w:sz w:val="22"/>
        </w:rPr>
      </w:pPr>
    </w:p>
    <w:tbl>
      <w:tblPr>
        <w:tblpPr w:leftFromText="142" w:rightFromText="142" w:vertAnchor="text" w:horzAnchor="margin" w:tblpXSpec="right" w:tblpY="196"/>
        <w:tblW w:w="5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5290"/>
      </w:tblGrid>
      <w:tr w:rsidR="006658EE" w:rsidRPr="00957BC6" w14:paraId="4C938FCB" w14:textId="77777777" w:rsidTr="00D06AA1">
        <w:trPr>
          <w:trHeight w:val="1970"/>
        </w:trPr>
        <w:tc>
          <w:tcPr>
            <w:tcW w:w="5290" w:type="dxa"/>
            <w:tcBorders>
              <w:top w:val="single" w:sz="4" w:space="0" w:color="000000"/>
              <w:left w:val="single" w:sz="4" w:space="0" w:color="000000"/>
              <w:bottom w:val="single" w:sz="4" w:space="0" w:color="000000"/>
              <w:right w:val="single" w:sz="4" w:space="0" w:color="000000"/>
            </w:tcBorders>
          </w:tcPr>
          <w:p w14:paraId="77227793" w14:textId="77777777" w:rsidR="006658EE" w:rsidRPr="006658EE" w:rsidRDefault="006658EE" w:rsidP="006658EE">
            <w:pPr>
              <w:suppressAutoHyphens/>
              <w:kinsoku w:val="0"/>
              <w:overflowPunct w:val="0"/>
              <w:autoSpaceDE w:val="0"/>
              <w:autoSpaceDN w:val="0"/>
              <w:adjustRightInd w:val="0"/>
              <w:spacing w:line="298" w:lineRule="atLeast"/>
              <w:ind w:firstLineChars="50" w:firstLine="110"/>
              <w:jc w:val="left"/>
              <w:textAlignment w:val="baseline"/>
              <w:rPr>
                <w:rFonts w:ascii="Times New Roman" w:eastAsia="ＭＳ ゴシック" w:hAnsi="Times New Roman"/>
                <w:color w:val="000000"/>
                <w:spacing w:val="2"/>
                <w:kern w:val="0"/>
                <w:sz w:val="22"/>
              </w:rPr>
            </w:pPr>
            <w:r w:rsidRPr="006658EE">
              <w:rPr>
                <w:rFonts w:ascii="Times New Roman" w:eastAsia="ＭＳ ゴシック" w:hAnsi="Times New Roman"/>
                <w:color w:val="000000"/>
                <w:kern w:val="0"/>
                <w:sz w:val="22"/>
              </w:rPr>
              <w:t>＜お問い合わせ＞</w:t>
            </w:r>
          </w:p>
          <w:p w14:paraId="7CA3E611" w14:textId="77777777" w:rsidR="003E0028" w:rsidRDefault="006658EE" w:rsidP="006658EE">
            <w:pPr>
              <w:suppressAutoHyphens/>
              <w:kinsoku w:val="0"/>
              <w:wordWrap w:val="0"/>
              <w:overflowPunct w:val="0"/>
              <w:autoSpaceDE w:val="0"/>
              <w:autoSpaceDN w:val="0"/>
              <w:adjustRightInd w:val="0"/>
              <w:spacing w:line="298" w:lineRule="atLeast"/>
              <w:ind w:firstLineChars="100" w:firstLine="220"/>
              <w:jc w:val="left"/>
              <w:textAlignment w:val="baseline"/>
              <w:rPr>
                <w:ins w:id="714" w:author="作成者"/>
                <w:rFonts w:ascii="Times New Roman" w:eastAsia="ＭＳ ゴシック" w:hAnsi="Times New Roman"/>
                <w:color w:val="000000"/>
                <w:kern w:val="0"/>
                <w:sz w:val="22"/>
              </w:rPr>
            </w:pPr>
            <w:r w:rsidRPr="006658EE">
              <w:rPr>
                <w:rFonts w:ascii="Times New Roman" w:eastAsia="ＭＳ ゴシック" w:hAnsi="Times New Roman"/>
                <w:color w:val="000000"/>
                <w:kern w:val="0"/>
                <w:sz w:val="22"/>
              </w:rPr>
              <w:t>岡山大学</w:t>
            </w:r>
            <w:del w:id="715" w:author="作成者">
              <w:r w:rsidRPr="006658EE" w:rsidDel="003E0028">
                <w:rPr>
                  <w:rFonts w:ascii="Times New Roman" w:eastAsia="ＭＳ ゴシック" w:hAnsi="Times New Roman" w:hint="eastAsia"/>
                  <w:color w:val="000000"/>
                  <w:kern w:val="0"/>
                  <w:sz w:val="22"/>
                </w:rPr>
                <w:delText xml:space="preserve">　</w:delText>
              </w:r>
            </w:del>
            <w:ins w:id="716" w:author="作成者">
              <w:r w:rsidR="003E0028">
                <w:rPr>
                  <w:rFonts w:ascii="Times New Roman" w:eastAsia="ＭＳ ゴシック" w:hAnsi="Times New Roman" w:hint="eastAsia"/>
                  <w:color w:val="000000"/>
                  <w:kern w:val="0"/>
                  <w:sz w:val="22"/>
                </w:rPr>
                <w:t>学術研究院先鋭研究領域</w:t>
              </w:r>
            </w:ins>
          </w:p>
          <w:p w14:paraId="0052308D" w14:textId="10602DE7" w:rsidR="006658EE" w:rsidRPr="006658EE" w:rsidRDefault="00D06AA1" w:rsidP="006658EE">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spacing w:val="2"/>
                <w:kern w:val="0"/>
                <w:sz w:val="22"/>
              </w:rPr>
            </w:pPr>
            <w:r>
              <w:rPr>
                <w:rFonts w:ascii="Times New Roman" w:eastAsia="ＭＳ ゴシック" w:hAnsi="Times New Roman" w:hint="eastAsia"/>
                <w:color w:val="000000"/>
                <w:kern w:val="0"/>
                <w:sz w:val="22"/>
              </w:rPr>
              <w:t>異分野基礎科学研究所</w:t>
            </w:r>
          </w:p>
          <w:p w14:paraId="6C1D454C" w14:textId="38630C84" w:rsidR="006658EE" w:rsidRPr="006658EE" w:rsidRDefault="00D06AA1" w:rsidP="006658EE">
            <w:pPr>
              <w:suppressAutoHyphens/>
              <w:kinsoku w:val="0"/>
              <w:wordWrap w:val="0"/>
              <w:overflowPunct w:val="0"/>
              <w:autoSpaceDE w:val="0"/>
              <w:autoSpaceDN w:val="0"/>
              <w:adjustRightInd w:val="0"/>
              <w:spacing w:line="298" w:lineRule="atLeast"/>
              <w:ind w:firstLineChars="100" w:firstLine="220"/>
              <w:jc w:val="left"/>
              <w:textAlignment w:val="baseline"/>
              <w:rPr>
                <w:rFonts w:ascii="Times New Roman" w:eastAsia="ＭＳ ゴシック" w:hAnsi="Times New Roman"/>
                <w:color w:val="000000"/>
                <w:kern w:val="0"/>
                <w:sz w:val="22"/>
              </w:rPr>
            </w:pPr>
            <w:r>
              <w:rPr>
                <w:rFonts w:ascii="Times New Roman" w:eastAsia="ＭＳ ゴシック" w:hAnsi="Times New Roman" w:hint="eastAsia"/>
                <w:color w:val="000000"/>
                <w:kern w:val="0"/>
                <w:sz w:val="22"/>
              </w:rPr>
              <w:t>教授　山方　啓（やまかた　あきら）</w:t>
            </w:r>
          </w:p>
          <w:p w14:paraId="074801EF" w14:textId="2172E4A1" w:rsidR="006658EE" w:rsidRDefault="006658EE" w:rsidP="006658EE">
            <w:pPr>
              <w:suppressAutoHyphens/>
              <w:kinsoku w:val="0"/>
              <w:wordWrap w:val="0"/>
              <w:overflowPunct w:val="0"/>
              <w:autoSpaceDE w:val="0"/>
              <w:autoSpaceDN w:val="0"/>
              <w:adjustRightInd w:val="0"/>
              <w:spacing w:line="298" w:lineRule="atLeast"/>
              <w:jc w:val="left"/>
              <w:textAlignment w:val="baseline"/>
              <w:rPr>
                <w:rFonts w:ascii="Times New Roman" w:eastAsia="ＭＳ ゴシック" w:hAnsi="Times New Roman"/>
                <w:color w:val="000000"/>
                <w:kern w:val="0"/>
                <w:sz w:val="22"/>
              </w:rPr>
            </w:pPr>
            <w:r w:rsidRPr="006658EE">
              <w:rPr>
                <w:rFonts w:ascii="Times New Roman" w:eastAsia="ＭＳ ゴシック" w:hAnsi="Times New Roman"/>
                <w:color w:val="000000"/>
                <w:kern w:val="0"/>
                <w:sz w:val="22"/>
              </w:rPr>
              <w:t>（電話番号）</w:t>
            </w:r>
            <w:r w:rsidR="00D06AA1">
              <w:rPr>
                <w:rFonts w:ascii="Times New Roman" w:eastAsia="ＭＳ ゴシック" w:hAnsi="Times New Roman" w:hint="eastAsia"/>
                <w:color w:val="000000"/>
                <w:kern w:val="0"/>
                <w:sz w:val="22"/>
              </w:rPr>
              <w:t>0</w:t>
            </w:r>
            <w:r w:rsidR="00D06AA1">
              <w:rPr>
                <w:rFonts w:ascii="Times New Roman" w:eastAsia="ＭＳ ゴシック" w:hAnsi="Times New Roman"/>
                <w:color w:val="000000"/>
                <w:kern w:val="0"/>
                <w:sz w:val="22"/>
              </w:rPr>
              <w:t>86-251-7832</w:t>
            </w:r>
          </w:p>
          <w:p w14:paraId="707ED3E3" w14:textId="3D819970" w:rsidR="006658EE" w:rsidRPr="002B1CD0" w:rsidRDefault="006658EE" w:rsidP="006658EE">
            <w:pPr>
              <w:suppressAutoHyphens/>
              <w:kinsoku w:val="0"/>
              <w:wordWrap w:val="0"/>
              <w:overflowPunct w:val="0"/>
              <w:autoSpaceDE w:val="0"/>
              <w:autoSpaceDN w:val="0"/>
              <w:adjustRightInd w:val="0"/>
              <w:spacing w:line="298" w:lineRule="atLeast"/>
              <w:jc w:val="left"/>
              <w:textAlignment w:val="baseline"/>
              <w:rPr>
                <w:rFonts w:ascii="ＭＳ ゴシック" w:eastAsia="ＭＳ ゴシック" w:hAnsi="ＭＳ ゴシック" w:cs="ＭＳ ゴシック"/>
                <w:color w:val="000000"/>
                <w:kern w:val="0"/>
                <w:sz w:val="24"/>
              </w:rPr>
            </w:pPr>
            <w:r w:rsidRPr="006658EE">
              <w:rPr>
                <w:rFonts w:ascii="Times New Roman" w:eastAsia="ＭＳ ゴシック" w:hAnsi="Times New Roman" w:hint="eastAsia"/>
                <w:color w:val="000000"/>
                <w:kern w:val="0"/>
                <w:sz w:val="22"/>
              </w:rPr>
              <w:t>（メール）</w:t>
            </w:r>
            <w:r w:rsidR="00D06AA1">
              <w:rPr>
                <w:rFonts w:ascii="Times New Roman" w:eastAsia="ＭＳ ゴシック" w:hAnsi="Times New Roman" w:hint="eastAsia"/>
                <w:color w:val="000000"/>
                <w:kern w:val="0"/>
                <w:sz w:val="22"/>
              </w:rPr>
              <w:t>y</w:t>
            </w:r>
            <w:r w:rsidR="00D06AA1">
              <w:rPr>
                <w:rFonts w:ascii="Times New Roman" w:eastAsia="ＭＳ ゴシック" w:hAnsi="Times New Roman"/>
                <w:color w:val="000000"/>
                <w:kern w:val="0"/>
                <w:sz w:val="22"/>
              </w:rPr>
              <w:t>amakata@okayama-u.ac.jp</w:t>
            </w:r>
          </w:p>
        </w:tc>
      </w:tr>
    </w:tbl>
    <w:p w14:paraId="540040FA" w14:textId="77777777" w:rsidR="002A417D" w:rsidRPr="002A417D" w:rsidRDefault="002A417D" w:rsidP="000544B5">
      <w:pPr>
        <w:rPr>
          <w:rFonts w:ascii="Times New Roman" w:eastAsia="ＭＳ ゴシック" w:hAnsi="Times New Roman"/>
          <w:color w:val="000000"/>
          <w:kern w:val="0"/>
          <w:sz w:val="22"/>
        </w:rPr>
      </w:pPr>
    </w:p>
    <w:p w14:paraId="28C995AE" w14:textId="77777777" w:rsidR="002A417D" w:rsidRDefault="002A417D" w:rsidP="000544B5">
      <w:pPr>
        <w:rPr>
          <w:rFonts w:ascii="Times New Roman" w:eastAsia="ＭＳ ゴシック" w:hAnsi="Times New Roman"/>
          <w:color w:val="000000"/>
          <w:kern w:val="0"/>
          <w:sz w:val="22"/>
        </w:rPr>
      </w:pPr>
    </w:p>
    <w:p w14:paraId="58800C66" w14:textId="77777777" w:rsidR="002A417D" w:rsidRDefault="002A417D" w:rsidP="000544B5">
      <w:pPr>
        <w:rPr>
          <w:rFonts w:ascii="Times New Roman" w:eastAsia="ＭＳ ゴシック" w:hAnsi="Times New Roman"/>
          <w:color w:val="000000"/>
          <w:kern w:val="0"/>
          <w:sz w:val="22"/>
        </w:rPr>
      </w:pPr>
    </w:p>
    <w:p w14:paraId="03CFC566" w14:textId="7A4A74E4" w:rsidR="006658EE" w:rsidRDefault="006658EE" w:rsidP="000544B5">
      <w:pPr>
        <w:rPr>
          <w:rFonts w:ascii="Times New Roman" w:eastAsia="ＭＳ ゴシック" w:hAnsi="Times New Roman"/>
          <w:color w:val="000000"/>
          <w:kern w:val="0"/>
          <w:sz w:val="22"/>
        </w:rPr>
      </w:pPr>
    </w:p>
    <w:p w14:paraId="15734C09" w14:textId="77777777" w:rsidR="00217D41" w:rsidRDefault="00217D41" w:rsidP="000544B5">
      <w:pPr>
        <w:rPr>
          <w:rFonts w:ascii="Times New Roman" w:eastAsia="ＭＳ ゴシック" w:hAnsi="Times New Roman"/>
          <w:color w:val="000000"/>
          <w:kern w:val="0"/>
          <w:sz w:val="22"/>
        </w:rPr>
      </w:pPr>
    </w:p>
    <w:p w14:paraId="54D48031" w14:textId="77777777" w:rsidR="006658EE" w:rsidRDefault="006658EE" w:rsidP="000544B5">
      <w:pPr>
        <w:rPr>
          <w:rFonts w:ascii="Times New Roman" w:eastAsia="ＭＳ ゴシック" w:hAnsi="Times New Roman"/>
          <w:color w:val="000000"/>
          <w:kern w:val="0"/>
          <w:sz w:val="22"/>
        </w:rPr>
      </w:pPr>
    </w:p>
    <w:p w14:paraId="7746C318" w14:textId="07B262B1" w:rsidR="006658EE" w:rsidRDefault="006658EE" w:rsidP="000544B5">
      <w:pPr>
        <w:rPr>
          <w:rFonts w:ascii="Times New Roman" w:eastAsia="ＭＳ ゴシック" w:hAnsi="Times New Roman"/>
          <w:color w:val="000000"/>
          <w:kern w:val="0"/>
          <w:sz w:val="22"/>
        </w:rPr>
      </w:pPr>
      <w:del w:id="717" w:author="作成者">
        <w:r w:rsidDel="003E0028">
          <w:rPr>
            <w:rFonts w:ascii="Times New Roman" w:eastAsia="ＭＳ ゴシック" w:hAnsi="Times New Roman"/>
            <w:noProof/>
            <w:color w:val="000000"/>
            <w:kern w:val="0"/>
            <w:sz w:val="22"/>
          </w:rPr>
          <mc:AlternateContent>
            <mc:Choice Requires="wpg">
              <w:drawing>
                <wp:anchor distT="0" distB="0" distL="114300" distR="114300" simplePos="0" relativeHeight="251683840" behindDoc="0" locked="0" layoutInCell="1" allowOverlap="1" wp14:anchorId="720D80F3" wp14:editId="6180E382">
                  <wp:simplePos x="0" y="0"/>
                  <wp:positionH relativeFrom="column">
                    <wp:posOffset>4156710</wp:posOffset>
                  </wp:positionH>
                  <wp:positionV relativeFrom="paragraph">
                    <wp:posOffset>199390</wp:posOffset>
                  </wp:positionV>
                  <wp:extent cx="1649095" cy="648970"/>
                  <wp:effectExtent l="0" t="0" r="8255" b="0"/>
                  <wp:wrapNone/>
                  <wp:docPr id="45" name="グループ化 45"/>
                  <wp:cNvGraphicFramePr/>
                  <a:graphic xmlns:a="http://schemas.openxmlformats.org/drawingml/2006/main">
                    <a:graphicData uri="http://schemas.microsoft.com/office/word/2010/wordprocessingGroup">
                      <wpg:wgp>
                        <wpg:cNvGrpSpPr/>
                        <wpg:grpSpPr>
                          <a:xfrm>
                            <a:off x="0" y="0"/>
                            <a:ext cx="1649095" cy="648970"/>
                            <a:chOff x="0" y="0"/>
                            <a:chExt cx="1649095" cy="648970"/>
                          </a:xfrm>
                        </wpg:grpSpPr>
                        <pic:pic xmlns:pic="http://schemas.openxmlformats.org/drawingml/2006/picture">
                          <pic:nvPicPr>
                            <pic:cNvPr id="40" name="図 4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1181100" y="180975"/>
                              <a:ext cx="467995" cy="467995"/>
                            </a:xfrm>
                            <a:prstGeom prst="rect">
                              <a:avLst/>
                            </a:prstGeom>
                          </pic:spPr>
                        </pic:pic>
                        <pic:pic xmlns:pic="http://schemas.openxmlformats.org/drawingml/2006/picture">
                          <pic:nvPicPr>
                            <pic:cNvPr id="43" name="図 4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pic:pic xmlns:pic="http://schemas.openxmlformats.org/drawingml/2006/picture">
                          <pic:nvPicPr>
                            <pic:cNvPr id="44" name="図 4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695325" y="180975"/>
                              <a:ext cx="467995" cy="467995"/>
                            </a:xfrm>
                            <a:prstGeom prst="rect">
                              <a:avLst/>
                            </a:prstGeom>
                          </pic:spPr>
                        </pic:pic>
                      </wpg:wgp>
                    </a:graphicData>
                  </a:graphic>
                </wp:anchor>
              </w:drawing>
            </mc:Choice>
            <mc:Fallback xmlns:w16cex="http://schemas.microsoft.com/office/word/2018/wordml/cex" xmlns:w16="http://schemas.microsoft.com/office/word/2018/wordml" xmlns:w16sdtdh="http://schemas.microsoft.com/office/word/2020/wordml/sdtdatahash">
              <w:pict>
                <v:group w14:anchorId="7485B882" id="グループ化 45" o:spid="_x0000_s1026" style="position:absolute;left:0;text-align:left;margin-left:327.3pt;margin-top:15.7pt;width:129.85pt;height:51.1pt;z-index:251683840" coordsize="16490,64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40" o:spid="_x0000_s1027" type="#_x0000_t75" style="position:absolute;left:11811;top:1809;width:4679;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">
                    <v:imagedata r:id="rId17" o:title=""/>
                  </v:shape>
                  <v:shape id="図 43" o:spid="_x0000_s1028" type="#_x0000_t75" style="position:absolute;width:6477;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">
                    <v:imagedata r:id="rId18" o:title=""/>
                  </v:shape>
                  <v:shape id="図 44" o:spid="_x0000_s1029" type="#_x0000_t75" style="position:absolute;left:6953;top:1809;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">
                    <v:imagedata r:id="rId19" o:title=""/>
                  </v:shape>
                </v:group>
              </w:pict>
            </mc:Fallback>
          </mc:AlternateContent>
        </w:r>
      </w:del>
    </w:p>
    <w:p w14:paraId="70B7741D" w14:textId="19D73DF2" w:rsidR="00BB0B8A" w:rsidRPr="00FF34AF" w:rsidRDefault="00724CCF" w:rsidP="000544B5">
      <w:pPr>
        <w:rPr>
          <w:rFonts w:ascii="Times New Roman" w:eastAsia="ＭＳ ゴシック" w:hAnsi="Times New Roman"/>
          <w:color w:val="000000"/>
          <w:kern w:val="0"/>
          <w:sz w:val="22"/>
        </w:rPr>
      </w:pPr>
      <w:r>
        <w:rPr>
          <w:noProof/>
        </w:rPr>
        <w:drawing>
          <wp:inline distT="0" distB="0" distL="0" distR="0" wp14:anchorId="5469F3B4" wp14:editId="7FB732BA">
            <wp:extent cx="4048125" cy="838200"/>
            <wp:effectExtent l="0" t="0" r="9525"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48125" cy="838200"/>
                    </a:xfrm>
                    <a:prstGeom prst="rect">
                      <a:avLst/>
                    </a:prstGeom>
                    <a:noFill/>
                    <a:ln>
                      <a:noFill/>
                    </a:ln>
                  </pic:spPr>
                </pic:pic>
              </a:graphicData>
            </a:graphic>
          </wp:inline>
        </w:drawing>
      </w:r>
      <w:ins w:id="718" w:author="作成者">
        <w:r w:rsidR="003E0028">
          <w:rPr>
            <w:noProof/>
          </w:rPr>
          <w:drawing>
            <wp:inline distT="0" distB="0" distL="0" distR="0" wp14:anchorId="0406F0A8" wp14:editId="3A89CA16">
              <wp:extent cx="809625" cy="809625"/>
              <wp:effectExtent l="0" t="0" r="9525" b="9525"/>
              <wp:docPr id="19"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r w:rsidR="003E0028">
          <w:rPr>
            <w:rFonts w:ascii="Times New Roman" w:eastAsia="ＭＳ ゴシック" w:hAnsi="Times New Roman" w:hint="eastAsia"/>
            <w:color w:val="000000"/>
            <w:kern w:val="0"/>
            <w:sz w:val="22"/>
          </w:rPr>
          <w:t xml:space="preserve"> </w:t>
        </w:r>
        <w:r w:rsidR="003E0028">
          <w:rPr>
            <w:noProof/>
          </w:rPr>
          <w:drawing>
            <wp:inline distT="0" distB="0" distL="0" distR="0" wp14:anchorId="3AE58E7D" wp14:editId="339D2727">
              <wp:extent cx="809625" cy="809625"/>
              <wp:effectExtent l="0" t="0" r="9525" b="9525"/>
              <wp:docPr id="23" nam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ln>
                        <a:noFill/>
                      </a:ln>
                    </pic:spPr>
                  </pic:pic>
                </a:graphicData>
              </a:graphic>
            </wp:inline>
          </w:drawing>
        </w:r>
      </w:ins>
    </w:p>
    <w:p w14:paraId="48EE7B3D" w14:textId="4F79F705" w:rsidR="00C32EAE" w:rsidDel="003E0028" w:rsidRDefault="00C32EAE" w:rsidP="00C32EAE">
      <w:pPr>
        <w:rPr>
          <w:del w:id="719" w:author="作成者"/>
          <w:rFonts w:ascii="Times New Roman" w:eastAsia="ＭＳ ゴシック" w:hAnsi="Times New Roman"/>
          <w:color w:val="000000"/>
          <w:kern w:val="0"/>
          <w:sz w:val="22"/>
        </w:rPr>
      </w:pPr>
    </w:p>
    <w:p w14:paraId="7FFAB2FD" w14:textId="400680E4" w:rsidR="00C32EAE" w:rsidDel="003E0028" w:rsidRDefault="00C32EAE" w:rsidP="00C32EAE">
      <w:pPr>
        <w:rPr>
          <w:del w:id="720" w:author="作成者"/>
          <w:rFonts w:ascii="Times New Roman" w:eastAsiaTheme="majorEastAsia" w:hAnsi="Times New Roman" w:cs="Times New Roman"/>
          <w:b/>
          <w:sz w:val="22"/>
        </w:rPr>
      </w:pPr>
      <w:del w:id="721" w:author="作成者">
        <w:r w:rsidDel="003E0028">
          <w:rPr>
            <w:rFonts w:ascii="Times New Roman" w:eastAsiaTheme="majorEastAsia" w:hAnsi="Times New Roman" w:cs="Times New Roman" w:hint="eastAsia"/>
            <w:b/>
            <w:color w:val="FF0000"/>
            <w:sz w:val="22"/>
          </w:rPr>
          <w:delText>・</w:delText>
        </w:r>
        <w:r w:rsidDel="003E0028">
          <w:rPr>
            <w:rFonts w:ascii="Times New Roman" w:eastAsiaTheme="majorEastAsia" w:hAnsi="Times New Roman" w:cs="Times New Roman"/>
            <w:b/>
            <w:color w:val="FF0000"/>
            <w:sz w:val="22"/>
          </w:rPr>
          <w:delText>SDGs</w:delText>
        </w:r>
        <w:r w:rsidDel="003E0028">
          <w:rPr>
            <w:rFonts w:ascii="Times New Roman" w:eastAsiaTheme="majorEastAsia" w:hAnsi="Times New Roman" w:cs="Times New Roman" w:hint="eastAsia"/>
            <w:b/>
            <w:color w:val="FF0000"/>
            <w:sz w:val="22"/>
          </w:rPr>
          <w:delText>の１～１７ロゴは広報課で付与します。以下より該当する番号をお知らせください。</w:delText>
        </w:r>
      </w:del>
    </w:p>
    <w:p w14:paraId="4FB1A053" w14:textId="548B8677" w:rsidR="00C32EAE" w:rsidDel="003E0028" w:rsidRDefault="00C32EAE" w:rsidP="00C32EAE">
      <w:pPr>
        <w:rPr>
          <w:del w:id="722" w:author="作成者"/>
          <w:rFonts w:ascii="Times New Roman" w:eastAsia="ＭＳ ゴシック" w:hAnsi="Times New Roman"/>
          <w:color w:val="000000"/>
          <w:kern w:val="0"/>
          <w:sz w:val="22"/>
        </w:rPr>
      </w:pPr>
      <w:del w:id="723" w:author="作成者">
        <w:r w:rsidDel="003E0028">
          <w:rPr>
            <w:noProof/>
          </w:rPr>
          <w:drawing>
            <wp:anchor distT="0" distB="0" distL="114300" distR="114300" simplePos="0" relativeHeight="251699200" behindDoc="0" locked="0" layoutInCell="1" allowOverlap="1" wp14:anchorId="322210D1" wp14:editId="72760632">
              <wp:simplePos x="0" y="0"/>
              <wp:positionH relativeFrom="margin">
                <wp:align>left</wp:align>
              </wp:positionH>
              <wp:positionV relativeFrom="paragraph">
                <wp:posOffset>237490</wp:posOffset>
              </wp:positionV>
              <wp:extent cx="6311265" cy="4462780"/>
              <wp:effectExtent l="0" t="0" r="0" b="0"/>
              <wp:wrapSquare wrapText="bothSides"/>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11265" cy="4462780"/>
                      </a:xfrm>
                      <a:prstGeom prst="rect">
                        <a:avLst/>
                      </a:prstGeom>
                      <a:noFill/>
                    </pic:spPr>
                  </pic:pic>
                </a:graphicData>
              </a:graphic>
              <wp14:sizeRelH relativeFrom="margin">
                <wp14:pctWidth>0</wp14:pctWidth>
              </wp14:sizeRelH>
              <wp14:sizeRelV relativeFrom="margin">
                <wp14:pctHeight>0</wp14:pctHeight>
              </wp14:sizeRelV>
            </wp:anchor>
          </w:drawing>
        </w:r>
      </w:del>
    </w:p>
    <w:p w14:paraId="6C607946" w14:textId="34D89B82" w:rsidR="00BB0B8A" w:rsidRDefault="00BB0B8A" w:rsidP="000544B5">
      <w:pPr>
        <w:rPr>
          <w:rFonts w:ascii="Times New Roman" w:eastAsia="ＭＳ ゴシック" w:hAnsi="Times New Roman"/>
          <w:color w:val="000000"/>
          <w:kern w:val="0"/>
          <w:sz w:val="24"/>
        </w:rPr>
      </w:pPr>
      <w:del w:id="724" w:author="作成者">
        <w:r w:rsidDel="003E0028">
          <w:rPr>
            <w:rFonts w:ascii="Times New Roman" w:eastAsiaTheme="majorEastAsia" w:hAnsi="Times New Roman" w:cs="Times New Roman"/>
            <w:noProof/>
            <w:sz w:val="24"/>
            <w:szCs w:val="36"/>
          </w:rPr>
          <mc:AlternateContent>
            <mc:Choice Requires="wps">
              <w:drawing>
                <wp:anchor distT="0" distB="0" distL="114300" distR="114300" simplePos="0" relativeHeight="251651072" behindDoc="1" locked="0" layoutInCell="1" allowOverlap="1" wp14:anchorId="7A5D28ED" wp14:editId="74D2A111">
                  <wp:simplePos x="0" y="0"/>
                  <wp:positionH relativeFrom="margin">
                    <wp:posOffset>298450</wp:posOffset>
                  </wp:positionH>
                  <wp:positionV relativeFrom="paragraph">
                    <wp:posOffset>427990</wp:posOffset>
                  </wp:positionV>
                  <wp:extent cx="5629275" cy="2419350"/>
                  <wp:effectExtent l="0" t="0" r="28575" b="19050"/>
                  <wp:wrapTight wrapText="bothSides">
                    <wp:wrapPolygon edited="0">
                      <wp:start x="0" y="0"/>
                      <wp:lineTo x="0" y="21600"/>
                      <wp:lineTo x="21637" y="21600"/>
                      <wp:lineTo x="21637" y="0"/>
                      <wp:lineTo x="0" y="0"/>
                    </wp:wrapPolygon>
                  </wp:wrapTight>
                  <wp:docPr id="3" name="テキスト ボックス 3"/>
                  <wp:cNvGraphicFramePr/>
                  <a:graphic xmlns:a="http://schemas.openxmlformats.org/drawingml/2006/main">
                    <a:graphicData uri="http://schemas.microsoft.com/office/word/2010/wordprocessingShape">
                      <wps:wsp>
                        <wps:cNvSpPr txBox="1"/>
                        <wps:spPr>
                          <a:xfrm>
                            <a:off x="0" y="0"/>
                            <a:ext cx="5629275" cy="24193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8CED356" w14:textId="77777777" w:rsidR="005E5675" w:rsidRPr="00277981" w:rsidRDefault="005E5675">
                              <w:pPr>
                                <w:rPr>
                                  <w:color w:val="FF0000"/>
                                  <w:sz w:val="22"/>
                                </w:rPr>
                              </w:pPr>
                              <w:r w:rsidRPr="00277981">
                                <w:rPr>
                                  <w:b/>
                                  <w:color w:val="FF0000"/>
                                  <w:sz w:val="22"/>
                                </w:rPr>
                                <w:t>★</w:t>
                              </w:r>
                              <w:r w:rsidRPr="00277981">
                                <w:rPr>
                                  <w:color w:val="FF0000"/>
                                  <w:sz w:val="22"/>
                                </w:rPr>
                                <w:t>★</w:t>
                              </w:r>
                              <w:r w:rsidRPr="00277981">
                                <w:rPr>
                                  <w:rFonts w:hint="eastAsia"/>
                                  <w:color w:val="FF0000"/>
                                  <w:sz w:val="22"/>
                                </w:rPr>
                                <w:t>注意</w:t>
                              </w:r>
                              <w:r w:rsidRPr="00277981">
                                <w:rPr>
                                  <w:color w:val="FF0000"/>
                                  <w:sz w:val="22"/>
                                </w:rPr>
                                <w:t>★★</w:t>
                              </w:r>
                            </w:p>
                            <w:p w14:paraId="118E7984" w14:textId="77777777" w:rsidR="005E5675" w:rsidRPr="00277981" w:rsidRDefault="005E5675">
                              <w:pPr>
                                <w:rPr>
                                  <w:color w:val="FF0000"/>
                                  <w:sz w:val="22"/>
                                </w:rPr>
                              </w:pPr>
                              <w:r w:rsidRPr="00277981">
                                <w:rPr>
                                  <w:rFonts w:hint="eastAsia"/>
                                  <w:color w:val="FF0000"/>
                                  <w:sz w:val="22"/>
                                  <w:u w:val="wave"/>
                                </w:rPr>
                                <w:t>プレスリリース</w:t>
                              </w:r>
                              <w:r w:rsidRPr="00277981">
                                <w:rPr>
                                  <w:color w:val="FF0000"/>
                                  <w:sz w:val="22"/>
                                  <w:u w:val="wave"/>
                                </w:rPr>
                                <w:t>は、研究者向け</w:t>
                              </w:r>
                              <w:r w:rsidRPr="00277981">
                                <w:rPr>
                                  <w:rFonts w:hint="eastAsia"/>
                                  <w:color w:val="FF0000"/>
                                  <w:sz w:val="22"/>
                                  <w:u w:val="wave"/>
                                </w:rPr>
                                <w:t>のものでもなく、</w:t>
                              </w:r>
                              <w:r w:rsidRPr="00277981">
                                <w:rPr>
                                  <w:color w:val="FF0000"/>
                                  <w:sz w:val="22"/>
                                  <w:u w:val="wave"/>
                                </w:rPr>
                                <w:t>研究発表でもありません</w:t>
                              </w:r>
                              <w:r w:rsidRPr="00277981">
                                <w:rPr>
                                  <w:rFonts w:hint="eastAsia"/>
                                  <w:color w:val="FF0000"/>
                                  <w:sz w:val="22"/>
                                </w:rPr>
                                <w:t>（研究者</w:t>
                              </w:r>
                              <w:r w:rsidRPr="00277981">
                                <w:rPr>
                                  <w:color w:val="FF0000"/>
                                  <w:sz w:val="22"/>
                                </w:rPr>
                                <w:t>は論文それ自体を</w:t>
                              </w:r>
                              <w:r w:rsidRPr="00277981">
                                <w:rPr>
                                  <w:rFonts w:hint="eastAsia"/>
                                  <w:color w:val="FF0000"/>
                                  <w:sz w:val="22"/>
                                </w:rPr>
                                <w:t>読みます</w:t>
                              </w:r>
                              <w:r w:rsidRPr="00277981">
                                <w:rPr>
                                  <w:color w:val="FF0000"/>
                                  <w:sz w:val="22"/>
                                </w:rPr>
                                <w:t>）</w:t>
                              </w:r>
                              <w:r w:rsidRPr="00277981">
                                <w:rPr>
                                  <w:rFonts w:hint="eastAsia"/>
                                  <w:color w:val="FF0000"/>
                                  <w:sz w:val="22"/>
                                </w:rPr>
                                <w:t>。</w:t>
                              </w:r>
                            </w:p>
                            <w:p w14:paraId="21D86651" w14:textId="77777777" w:rsidR="005E5675" w:rsidRPr="00277981" w:rsidRDefault="005E5675">
                              <w:pPr>
                                <w:rPr>
                                  <w:color w:val="FF0000"/>
                                  <w:sz w:val="22"/>
                                </w:rPr>
                              </w:pPr>
                              <w:r w:rsidRPr="00277981">
                                <w:rPr>
                                  <w:rFonts w:hint="eastAsia"/>
                                  <w:color w:val="FF0000"/>
                                  <w:sz w:val="22"/>
                                </w:rPr>
                                <w:t>プレス</w:t>
                              </w:r>
                              <w:r w:rsidRPr="00277981">
                                <w:rPr>
                                  <w:color w:val="FF0000"/>
                                  <w:sz w:val="22"/>
                                </w:rPr>
                                <w:t>リリースは、</w:t>
                              </w:r>
                              <w:r w:rsidRPr="00277981">
                                <w:rPr>
                                  <w:color w:val="FF0000"/>
                                  <w:sz w:val="22"/>
                                  <w:u w:val="wave"/>
                                </w:rPr>
                                <w:t>一般の方々向け</w:t>
                              </w:r>
                              <w:r w:rsidRPr="00277981">
                                <w:rPr>
                                  <w:rFonts w:hint="eastAsia"/>
                                  <w:color w:val="FF0000"/>
                                  <w:sz w:val="22"/>
                                </w:rPr>
                                <w:t>の</w:t>
                              </w:r>
                              <w:r w:rsidRPr="00277981">
                                <w:rPr>
                                  <w:color w:val="FF0000"/>
                                  <w:sz w:val="22"/>
                                </w:rPr>
                                <w:t>ものですので</w:t>
                              </w:r>
                              <w:r w:rsidRPr="00277981">
                                <w:rPr>
                                  <w:rFonts w:hint="eastAsia"/>
                                  <w:color w:val="FF0000"/>
                                  <w:sz w:val="22"/>
                                </w:rPr>
                                <w:t>、難しい</w:t>
                              </w:r>
                              <w:r w:rsidRPr="00277981">
                                <w:rPr>
                                  <w:color w:val="FF0000"/>
                                  <w:sz w:val="22"/>
                                </w:rPr>
                                <w:t>こと</w:t>
                              </w:r>
                              <w:r w:rsidRPr="00277981">
                                <w:rPr>
                                  <w:rFonts w:hint="eastAsia"/>
                                  <w:color w:val="FF0000"/>
                                  <w:sz w:val="22"/>
                                </w:rPr>
                                <w:t>を書く必要</w:t>
                              </w:r>
                              <w:r w:rsidRPr="00277981">
                                <w:rPr>
                                  <w:color w:val="FF0000"/>
                                  <w:sz w:val="22"/>
                                </w:rPr>
                                <w:t>は</w:t>
                              </w:r>
                              <w:r w:rsidRPr="00277981">
                                <w:rPr>
                                  <w:rFonts w:hint="eastAsia"/>
                                  <w:color w:val="FF0000"/>
                                  <w:sz w:val="22"/>
                                </w:rPr>
                                <w:t>全く</w:t>
                              </w:r>
                              <w:r w:rsidRPr="00277981">
                                <w:rPr>
                                  <w:color w:val="FF0000"/>
                                  <w:sz w:val="22"/>
                                </w:rPr>
                                <w:t>ありません。</w:t>
                              </w:r>
                              <w:r w:rsidRPr="00277981">
                                <w:rPr>
                                  <w:rFonts w:hint="eastAsia"/>
                                  <w:color w:val="FF0000"/>
                                  <w:sz w:val="22"/>
                                  <w:u w:val="wave"/>
                                </w:rPr>
                                <w:t>わかりやすい</w:t>
                              </w:r>
                              <w:r w:rsidRPr="00277981">
                                <w:rPr>
                                  <w:color w:val="FF0000"/>
                                  <w:sz w:val="22"/>
                                  <w:u w:val="wave"/>
                                </w:rPr>
                                <w:t>言葉で</w:t>
                              </w:r>
                              <w:r w:rsidRPr="00277981">
                                <w:rPr>
                                  <w:rFonts w:hint="eastAsia"/>
                                  <w:color w:val="FF0000"/>
                                  <w:sz w:val="22"/>
                                  <w:u w:val="wave"/>
                                </w:rPr>
                                <w:t>研究成果</w:t>
                              </w:r>
                              <w:r w:rsidRPr="00277981">
                                <w:rPr>
                                  <w:color w:val="FF0000"/>
                                  <w:sz w:val="22"/>
                                  <w:u w:val="wave"/>
                                </w:rPr>
                                <w:t>の凄さや</w:t>
                              </w:r>
                              <w:r w:rsidR="00800B2C" w:rsidRPr="00277981">
                                <w:rPr>
                                  <w:rFonts w:hint="eastAsia"/>
                                  <w:color w:val="FF0000"/>
                                  <w:sz w:val="22"/>
                                  <w:u w:val="wave"/>
                                </w:rPr>
                                <w:t>オモシロさを</w:t>
                              </w:r>
                              <w:r w:rsidRPr="00277981">
                                <w:rPr>
                                  <w:color w:val="FF0000"/>
                                  <w:sz w:val="22"/>
                                  <w:u w:val="wave"/>
                                </w:rPr>
                                <w:t>伝えられる内容</w:t>
                              </w:r>
                              <w:r w:rsidRPr="00277981">
                                <w:rPr>
                                  <w:color w:val="FF0000"/>
                                  <w:sz w:val="22"/>
                                </w:rPr>
                                <w:t>でないとマスコミに取り上げられません。</w:t>
                              </w:r>
                            </w:p>
                            <w:p w14:paraId="05D9EF18" w14:textId="77777777" w:rsidR="00800B2C" w:rsidRPr="00277981" w:rsidRDefault="00800B2C">
                              <w:pPr>
                                <w:rPr>
                                  <w:color w:val="FF0000"/>
                                  <w:sz w:val="22"/>
                                </w:rPr>
                              </w:pPr>
                              <w:r w:rsidRPr="00277981">
                                <w:rPr>
                                  <w:rFonts w:hint="eastAsia"/>
                                  <w:color w:val="FF0000"/>
                                  <w:sz w:val="22"/>
                                </w:rPr>
                                <w:t>今一度</w:t>
                              </w:r>
                              <w:r w:rsidRPr="00277981">
                                <w:rPr>
                                  <w:color w:val="FF0000"/>
                                  <w:sz w:val="22"/>
                                </w:rPr>
                                <w:t>、</w:t>
                              </w:r>
                              <w:r w:rsidRPr="00277981">
                                <w:rPr>
                                  <w:rFonts w:hint="eastAsia"/>
                                  <w:color w:val="FF0000"/>
                                  <w:sz w:val="22"/>
                                </w:rPr>
                                <w:t>書かれた原稿</w:t>
                              </w:r>
                              <w:r w:rsidRPr="00277981">
                                <w:rPr>
                                  <w:color w:val="FF0000"/>
                                  <w:sz w:val="22"/>
                                </w:rPr>
                                <w:t>を読んで、</w:t>
                              </w:r>
                              <w:r w:rsidRPr="00277981">
                                <w:rPr>
                                  <w:rFonts w:hint="eastAsia"/>
                                  <w:color w:val="FF0000"/>
                                  <w:sz w:val="22"/>
                                </w:rPr>
                                <w:t>「</w:t>
                              </w:r>
                              <w:r w:rsidRPr="00277981">
                                <w:rPr>
                                  <w:color w:val="FF0000"/>
                                  <w:sz w:val="22"/>
                                </w:rPr>
                                <w:t>わかりやすい</w:t>
                              </w:r>
                              <w:r w:rsidRPr="00277981">
                                <w:rPr>
                                  <w:rFonts w:hint="eastAsia"/>
                                  <w:color w:val="FF0000"/>
                                  <w:sz w:val="22"/>
                                </w:rPr>
                                <w:t>！」</w:t>
                              </w:r>
                              <w:r w:rsidRPr="00277981">
                                <w:rPr>
                                  <w:color w:val="FF0000"/>
                                  <w:sz w:val="22"/>
                                </w:rPr>
                                <w:t>「</w:t>
                              </w:r>
                              <w:r w:rsidRPr="00277981">
                                <w:rPr>
                                  <w:rFonts w:hint="eastAsia"/>
                                  <w:color w:val="FF0000"/>
                                  <w:sz w:val="22"/>
                                </w:rPr>
                                <w:t>オモシロい</w:t>
                              </w:r>
                              <w:r w:rsidRPr="00277981">
                                <w:rPr>
                                  <w:color w:val="FF0000"/>
                                  <w:sz w:val="22"/>
                                </w:rPr>
                                <w:t>！」と</w:t>
                              </w:r>
                              <w:r w:rsidRPr="00277981">
                                <w:rPr>
                                  <w:rFonts w:hint="eastAsia"/>
                                  <w:color w:val="FF0000"/>
                                  <w:sz w:val="22"/>
                                </w:rPr>
                                <w:t>感じて</w:t>
                              </w:r>
                              <w:r w:rsidRPr="00277981">
                                <w:rPr>
                                  <w:color w:val="FF0000"/>
                                  <w:sz w:val="22"/>
                                </w:rPr>
                                <w:t>、研究代表者を</w:t>
                              </w:r>
                              <w:r w:rsidRPr="00277981">
                                <w:rPr>
                                  <w:rFonts w:hint="eastAsia"/>
                                  <w:color w:val="FF0000"/>
                                  <w:sz w:val="22"/>
                                </w:rPr>
                                <w:t>インター</w:t>
                              </w:r>
                              <w:r w:rsidRPr="00277981">
                                <w:rPr>
                                  <w:color w:val="FF0000"/>
                                  <w:sz w:val="22"/>
                                </w:rPr>
                                <w:t>ネットで検索するような気分になりますか！？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D28ED" id="テキスト ボックス 3" o:spid="_x0000_s1033" type="#_x0000_t202" style="position:absolute;left:0;text-align:left;margin-left:23.5pt;margin-top:33.7pt;width:443.25pt;height:190.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" fillcolor="white [3201]" strokeweight=".5pt">
                  <v:textbox>
                    <w:txbxContent>
                      <w:p w14:paraId="58CED356" w14:textId="77777777" w:rsidR="005E5675" w:rsidRPr="00277981" w:rsidRDefault="005E5675">
                        <w:pPr>
                          <w:rPr>
                            <w:color w:val="FF0000"/>
                            <w:sz w:val="22"/>
                          </w:rPr>
                        </w:pPr>
                        <w:r w:rsidRPr="00277981">
                          <w:rPr>
                            <w:b/>
                            <w:color w:val="FF0000"/>
                            <w:sz w:val="22"/>
                          </w:rPr>
                          <w:t>★</w:t>
                        </w:r>
                        <w:r w:rsidRPr="00277981">
                          <w:rPr>
                            <w:color w:val="FF0000"/>
                            <w:sz w:val="22"/>
                          </w:rPr>
                          <w:t>★</w:t>
                        </w:r>
                        <w:r w:rsidRPr="00277981">
                          <w:rPr>
                            <w:rFonts w:hint="eastAsia"/>
                            <w:color w:val="FF0000"/>
                            <w:sz w:val="22"/>
                          </w:rPr>
                          <w:t>注意</w:t>
                        </w:r>
                        <w:r w:rsidRPr="00277981">
                          <w:rPr>
                            <w:color w:val="FF0000"/>
                            <w:sz w:val="22"/>
                          </w:rPr>
                          <w:t>★★</w:t>
                        </w:r>
                      </w:p>
                      <w:p w14:paraId="118E7984" w14:textId="77777777" w:rsidR="005E5675" w:rsidRPr="00277981" w:rsidRDefault="005E5675">
                        <w:pPr>
                          <w:rPr>
                            <w:color w:val="FF0000"/>
                            <w:sz w:val="22"/>
                          </w:rPr>
                        </w:pPr>
                        <w:r w:rsidRPr="00277981">
                          <w:rPr>
                            <w:rFonts w:hint="eastAsia"/>
                            <w:color w:val="FF0000"/>
                            <w:sz w:val="22"/>
                            <w:u w:val="wave"/>
                          </w:rPr>
                          <w:t>プレスリリース</w:t>
                        </w:r>
                        <w:r w:rsidRPr="00277981">
                          <w:rPr>
                            <w:color w:val="FF0000"/>
                            <w:sz w:val="22"/>
                            <w:u w:val="wave"/>
                          </w:rPr>
                          <w:t>は、研究者向け</w:t>
                        </w:r>
                        <w:r w:rsidRPr="00277981">
                          <w:rPr>
                            <w:rFonts w:hint="eastAsia"/>
                            <w:color w:val="FF0000"/>
                            <w:sz w:val="22"/>
                            <w:u w:val="wave"/>
                          </w:rPr>
                          <w:t>のものでもなく、</w:t>
                        </w:r>
                        <w:r w:rsidRPr="00277981">
                          <w:rPr>
                            <w:color w:val="FF0000"/>
                            <w:sz w:val="22"/>
                            <w:u w:val="wave"/>
                          </w:rPr>
                          <w:t>研究発表でもありません</w:t>
                        </w:r>
                        <w:r w:rsidRPr="00277981">
                          <w:rPr>
                            <w:rFonts w:hint="eastAsia"/>
                            <w:color w:val="FF0000"/>
                            <w:sz w:val="22"/>
                          </w:rPr>
                          <w:t>（研究者</w:t>
                        </w:r>
                        <w:r w:rsidRPr="00277981">
                          <w:rPr>
                            <w:color w:val="FF0000"/>
                            <w:sz w:val="22"/>
                          </w:rPr>
                          <w:t>は論文それ自体を</w:t>
                        </w:r>
                        <w:r w:rsidRPr="00277981">
                          <w:rPr>
                            <w:rFonts w:hint="eastAsia"/>
                            <w:color w:val="FF0000"/>
                            <w:sz w:val="22"/>
                          </w:rPr>
                          <w:t>読みます</w:t>
                        </w:r>
                        <w:r w:rsidRPr="00277981">
                          <w:rPr>
                            <w:color w:val="FF0000"/>
                            <w:sz w:val="22"/>
                          </w:rPr>
                          <w:t>）</w:t>
                        </w:r>
                        <w:r w:rsidRPr="00277981">
                          <w:rPr>
                            <w:rFonts w:hint="eastAsia"/>
                            <w:color w:val="FF0000"/>
                            <w:sz w:val="22"/>
                          </w:rPr>
                          <w:t>。</w:t>
                        </w:r>
                      </w:p>
                      <w:p w14:paraId="21D86651" w14:textId="77777777" w:rsidR="005E5675" w:rsidRPr="00277981" w:rsidRDefault="005E5675">
                        <w:pPr>
                          <w:rPr>
                            <w:color w:val="FF0000"/>
                            <w:sz w:val="22"/>
                          </w:rPr>
                        </w:pPr>
                        <w:r w:rsidRPr="00277981">
                          <w:rPr>
                            <w:rFonts w:hint="eastAsia"/>
                            <w:color w:val="FF0000"/>
                            <w:sz w:val="22"/>
                          </w:rPr>
                          <w:t>プレス</w:t>
                        </w:r>
                        <w:r w:rsidRPr="00277981">
                          <w:rPr>
                            <w:color w:val="FF0000"/>
                            <w:sz w:val="22"/>
                          </w:rPr>
                          <w:t>リリースは、</w:t>
                        </w:r>
                        <w:r w:rsidRPr="00277981">
                          <w:rPr>
                            <w:color w:val="FF0000"/>
                            <w:sz w:val="22"/>
                            <w:u w:val="wave"/>
                          </w:rPr>
                          <w:t>一般の方々向け</w:t>
                        </w:r>
                        <w:r w:rsidRPr="00277981">
                          <w:rPr>
                            <w:rFonts w:hint="eastAsia"/>
                            <w:color w:val="FF0000"/>
                            <w:sz w:val="22"/>
                          </w:rPr>
                          <w:t>の</w:t>
                        </w:r>
                        <w:r w:rsidRPr="00277981">
                          <w:rPr>
                            <w:color w:val="FF0000"/>
                            <w:sz w:val="22"/>
                          </w:rPr>
                          <w:t>ものですので</w:t>
                        </w:r>
                        <w:r w:rsidRPr="00277981">
                          <w:rPr>
                            <w:rFonts w:hint="eastAsia"/>
                            <w:color w:val="FF0000"/>
                            <w:sz w:val="22"/>
                          </w:rPr>
                          <w:t>、難しい</w:t>
                        </w:r>
                        <w:r w:rsidRPr="00277981">
                          <w:rPr>
                            <w:color w:val="FF0000"/>
                            <w:sz w:val="22"/>
                          </w:rPr>
                          <w:t>こと</w:t>
                        </w:r>
                        <w:r w:rsidRPr="00277981">
                          <w:rPr>
                            <w:rFonts w:hint="eastAsia"/>
                            <w:color w:val="FF0000"/>
                            <w:sz w:val="22"/>
                          </w:rPr>
                          <w:t>を書く必要</w:t>
                        </w:r>
                        <w:r w:rsidRPr="00277981">
                          <w:rPr>
                            <w:color w:val="FF0000"/>
                            <w:sz w:val="22"/>
                          </w:rPr>
                          <w:t>は</w:t>
                        </w:r>
                        <w:r w:rsidRPr="00277981">
                          <w:rPr>
                            <w:rFonts w:hint="eastAsia"/>
                            <w:color w:val="FF0000"/>
                            <w:sz w:val="22"/>
                          </w:rPr>
                          <w:t>全く</w:t>
                        </w:r>
                        <w:r w:rsidRPr="00277981">
                          <w:rPr>
                            <w:color w:val="FF0000"/>
                            <w:sz w:val="22"/>
                          </w:rPr>
                          <w:t>ありません。</w:t>
                        </w:r>
                        <w:r w:rsidRPr="00277981">
                          <w:rPr>
                            <w:rFonts w:hint="eastAsia"/>
                            <w:color w:val="FF0000"/>
                            <w:sz w:val="22"/>
                            <w:u w:val="wave"/>
                          </w:rPr>
                          <w:t>わかりやすい</w:t>
                        </w:r>
                        <w:r w:rsidRPr="00277981">
                          <w:rPr>
                            <w:color w:val="FF0000"/>
                            <w:sz w:val="22"/>
                            <w:u w:val="wave"/>
                          </w:rPr>
                          <w:t>言葉で</w:t>
                        </w:r>
                        <w:r w:rsidRPr="00277981">
                          <w:rPr>
                            <w:rFonts w:hint="eastAsia"/>
                            <w:color w:val="FF0000"/>
                            <w:sz w:val="22"/>
                            <w:u w:val="wave"/>
                          </w:rPr>
                          <w:t>研究成果</w:t>
                        </w:r>
                        <w:r w:rsidRPr="00277981">
                          <w:rPr>
                            <w:color w:val="FF0000"/>
                            <w:sz w:val="22"/>
                            <w:u w:val="wave"/>
                          </w:rPr>
                          <w:t>の凄さや</w:t>
                        </w:r>
                        <w:r w:rsidR="00800B2C" w:rsidRPr="00277981">
                          <w:rPr>
                            <w:rFonts w:hint="eastAsia"/>
                            <w:color w:val="FF0000"/>
                            <w:sz w:val="22"/>
                            <w:u w:val="wave"/>
                          </w:rPr>
                          <w:t>オモシロさを</w:t>
                        </w:r>
                        <w:r w:rsidRPr="00277981">
                          <w:rPr>
                            <w:color w:val="FF0000"/>
                            <w:sz w:val="22"/>
                            <w:u w:val="wave"/>
                          </w:rPr>
                          <w:t>伝えられる内容</w:t>
                        </w:r>
                        <w:r w:rsidRPr="00277981">
                          <w:rPr>
                            <w:color w:val="FF0000"/>
                            <w:sz w:val="22"/>
                          </w:rPr>
                          <w:t>でないとマスコミに取り上げられません。</w:t>
                        </w:r>
                      </w:p>
                      <w:p w14:paraId="05D9EF18" w14:textId="77777777" w:rsidR="00800B2C" w:rsidRPr="00277981" w:rsidRDefault="00800B2C">
                        <w:pPr>
                          <w:rPr>
                            <w:color w:val="FF0000"/>
                            <w:sz w:val="22"/>
                          </w:rPr>
                        </w:pPr>
                        <w:r w:rsidRPr="00277981">
                          <w:rPr>
                            <w:rFonts w:hint="eastAsia"/>
                            <w:color w:val="FF0000"/>
                            <w:sz w:val="22"/>
                          </w:rPr>
                          <w:t>今一度</w:t>
                        </w:r>
                        <w:r w:rsidRPr="00277981">
                          <w:rPr>
                            <w:color w:val="FF0000"/>
                            <w:sz w:val="22"/>
                          </w:rPr>
                          <w:t>、</w:t>
                        </w:r>
                        <w:r w:rsidRPr="00277981">
                          <w:rPr>
                            <w:rFonts w:hint="eastAsia"/>
                            <w:color w:val="FF0000"/>
                            <w:sz w:val="22"/>
                          </w:rPr>
                          <w:t>書かれた原稿</w:t>
                        </w:r>
                        <w:r w:rsidRPr="00277981">
                          <w:rPr>
                            <w:color w:val="FF0000"/>
                            <w:sz w:val="22"/>
                          </w:rPr>
                          <w:t>を読んで、</w:t>
                        </w:r>
                        <w:r w:rsidRPr="00277981">
                          <w:rPr>
                            <w:rFonts w:hint="eastAsia"/>
                            <w:color w:val="FF0000"/>
                            <w:sz w:val="22"/>
                          </w:rPr>
                          <w:t>「</w:t>
                        </w:r>
                        <w:r w:rsidRPr="00277981">
                          <w:rPr>
                            <w:color w:val="FF0000"/>
                            <w:sz w:val="22"/>
                          </w:rPr>
                          <w:t>わかりやすい</w:t>
                        </w:r>
                        <w:r w:rsidRPr="00277981">
                          <w:rPr>
                            <w:rFonts w:hint="eastAsia"/>
                            <w:color w:val="FF0000"/>
                            <w:sz w:val="22"/>
                          </w:rPr>
                          <w:t>！」</w:t>
                        </w:r>
                        <w:r w:rsidRPr="00277981">
                          <w:rPr>
                            <w:color w:val="FF0000"/>
                            <w:sz w:val="22"/>
                          </w:rPr>
                          <w:t>「</w:t>
                        </w:r>
                        <w:r w:rsidRPr="00277981">
                          <w:rPr>
                            <w:rFonts w:hint="eastAsia"/>
                            <w:color w:val="FF0000"/>
                            <w:sz w:val="22"/>
                          </w:rPr>
                          <w:t>オモシロい</w:t>
                        </w:r>
                        <w:r w:rsidRPr="00277981">
                          <w:rPr>
                            <w:color w:val="FF0000"/>
                            <w:sz w:val="22"/>
                          </w:rPr>
                          <w:t>！」と</w:t>
                        </w:r>
                        <w:r w:rsidRPr="00277981">
                          <w:rPr>
                            <w:rFonts w:hint="eastAsia"/>
                            <w:color w:val="FF0000"/>
                            <w:sz w:val="22"/>
                          </w:rPr>
                          <w:t>感じて</w:t>
                        </w:r>
                        <w:r w:rsidRPr="00277981">
                          <w:rPr>
                            <w:color w:val="FF0000"/>
                            <w:sz w:val="22"/>
                          </w:rPr>
                          <w:t>、研究代表者を</w:t>
                        </w:r>
                        <w:r w:rsidRPr="00277981">
                          <w:rPr>
                            <w:rFonts w:hint="eastAsia"/>
                            <w:color w:val="FF0000"/>
                            <w:sz w:val="22"/>
                          </w:rPr>
                          <w:t>インター</w:t>
                        </w:r>
                        <w:r w:rsidRPr="00277981">
                          <w:rPr>
                            <w:color w:val="FF0000"/>
                            <w:sz w:val="22"/>
                          </w:rPr>
                          <w:t>ネットで検索するような気分になりますか！？</w:t>
                        </w:r>
                      </w:p>
                    </w:txbxContent>
                  </v:textbox>
                  <w10:wrap type="tight" anchorx="margin"/>
                </v:shape>
              </w:pict>
            </mc:Fallback>
          </mc:AlternateContent>
        </w:r>
      </w:del>
    </w:p>
    <w:sectPr w:rsidR="00BB0B8A" w:rsidSect="00FE2C7B">
      <w:headerReference w:type="default" r:id="rId24"/>
      <w:footerReference w:type="default" r:id="rId25"/>
      <w:headerReference w:type="first" r:id="rId26"/>
      <w:pgSz w:w="11906" w:h="16838" w:code="9"/>
      <w:pgMar w:top="1900" w:right="1134" w:bottom="567" w:left="1134" w:header="227" w:footer="57" w:gutter="0"/>
      <w:cols w:space="425"/>
      <w:docGrid w:type="lines" w:linePitch="3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5685B3" w14:textId="77777777" w:rsidR="00D559E6" w:rsidRDefault="00D559E6" w:rsidP="002432CC">
      <w:r>
        <w:separator/>
      </w:r>
    </w:p>
  </w:endnote>
  <w:endnote w:type="continuationSeparator" w:id="0">
    <w:p w14:paraId="7EA6A62C" w14:textId="77777777" w:rsidR="00D559E6" w:rsidRDefault="00D559E6" w:rsidP="00243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1649966"/>
      <w:docPartObj>
        <w:docPartGallery w:val="Page Numbers (Bottom of Page)"/>
        <w:docPartUnique/>
      </w:docPartObj>
    </w:sdtPr>
    <w:sdtEndPr/>
    <w:sdtContent>
      <w:sdt>
        <w:sdtPr>
          <w:id w:val="1728636285"/>
          <w:docPartObj>
            <w:docPartGallery w:val="Page Numbers (Top of Page)"/>
            <w:docPartUnique/>
          </w:docPartObj>
        </w:sdtPr>
        <w:sdtEndPr/>
        <w:sdtContent>
          <w:p w14:paraId="63DFF0BD" w14:textId="77777777" w:rsidR="00FE2C7B" w:rsidRDefault="00FE2C7B">
            <w:pPr>
              <w:pStyle w:val="a5"/>
              <w:jc w:val="center"/>
            </w:pPr>
            <w:r>
              <w:rPr>
                <w:lang w:val="ja-JP"/>
              </w:rPr>
              <w:t xml:space="preserve"> </w:t>
            </w:r>
            <w:r>
              <w:rPr>
                <w:b/>
                <w:bCs/>
                <w:sz w:val="24"/>
                <w:szCs w:val="24"/>
              </w:rPr>
              <w:fldChar w:fldCharType="begin"/>
            </w:r>
            <w:r>
              <w:rPr>
                <w:b/>
                <w:bCs/>
              </w:rPr>
              <w:instrText>PAGE</w:instrText>
            </w:r>
            <w:r>
              <w:rPr>
                <w:b/>
                <w:bCs/>
                <w:sz w:val="24"/>
                <w:szCs w:val="24"/>
              </w:rPr>
              <w:fldChar w:fldCharType="separate"/>
            </w:r>
            <w:r w:rsidR="00096761">
              <w:rPr>
                <w:b/>
                <w:bCs/>
                <w:noProof/>
              </w:rPr>
              <w:t>3</w:t>
            </w:r>
            <w:r>
              <w:rPr>
                <w:b/>
                <w:bCs/>
                <w:sz w:val="24"/>
                <w:szCs w:val="24"/>
              </w:rPr>
              <w:fldChar w:fldCharType="end"/>
            </w:r>
            <w:r>
              <w:rPr>
                <w:lang w:val="ja-JP"/>
              </w:rPr>
              <w:t xml:space="preserve"> / </w:t>
            </w:r>
            <w:r>
              <w:rPr>
                <w:b/>
                <w:bCs/>
                <w:sz w:val="24"/>
                <w:szCs w:val="24"/>
              </w:rPr>
              <w:fldChar w:fldCharType="begin"/>
            </w:r>
            <w:r>
              <w:rPr>
                <w:b/>
                <w:bCs/>
              </w:rPr>
              <w:instrText>NUMPAGES</w:instrText>
            </w:r>
            <w:r>
              <w:rPr>
                <w:b/>
                <w:bCs/>
                <w:sz w:val="24"/>
                <w:szCs w:val="24"/>
              </w:rPr>
              <w:fldChar w:fldCharType="separate"/>
            </w:r>
            <w:r w:rsidR="00096761">
              <w:rPr>
                <w:b/>
                <w:bCs/>
                <w:noProof/>
              </w:rPr>
              <w:t>3</w:t>
            </w:r>
            <w:r>
              <w:rPr>
                <w:b/>
                <w:bCs/>
                <w:sz w:val="24"/>
                <w:szCs w:val="24"/>
              </w:rPr>
              <w:fldChar w:fldCharType="end"/>
            </w:r>
          </w:p>
        </w:sdtContent>
      </w:sdt>
    </w:sdtContent>
  </w:sdt>
  <w:p w14:paraId="212374C7" w14:textId="77777777" w:rsidR="00FE2C7B" w:rsidRDefault="00FE2C7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1661EF" w14:textId="77777777" w:rsidR="00D559E6" w:rsidRDefault="00D559E6" w:rsidP="002432CC">
      <w:r>
        <w:separator/>
      </w:r>
    </w:p>
  </w:footnote>
  <w:footnote w:type="continuationSeparator" w:id="0">
    <w:p w14:paraId="6EE97CD6" w14:textId="77777777" w:rsidR="00D559E6" w:rsidRDefault="00D559E6" w:rsidP="00243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1BCEAF" w14:textId="561BB259" w:rsidR="00A42B3D" w:rsidRPr="004514B9" w:rsidRDefault="00B61B1E" w:rsidP="00A42B3D">
    <w:pPr>
      <w:jc w:val="left"/>
      <w:rPr>
        <w:rFonts w:ascii="ＭＳ ゴシック" w:eastAsia="ＭＳ ゴシック" w:hAnsi="ＭＳ ゴシック"/>
        <w:sz w:val="36"/>
        <w:szCs w:val="36"/>
      </w:rPr>
    </w:pPr>
    <w:ins w:id="725" w:author="作成者">
      <w:r>
        <w:rPr>
          <w:noProof/>
        </w:rPr>
        <w:drawing>
          <wp:anchor distT="0" distB="0" distL="114300" distR="114300" simplePos="0" relativeHeight="251679744" behindDoc="1" locked="0" layoutInCell="1" allowOverlap="1" wp14:anchorId="6DC9A0AC" wp14:editId="291B0F21">
            <wp:simplePos x="0" y="0"/>
            <wp:positionH relativeFrom="column">
              <wp:posOffset>4442460</wp:posOffset>
            </wp:positionH>
            <wp:positionV relativeFrom="paragraph">
              <wp:posOffset>132080</wp:posOffset>
            </wp:positionV>
            <wp:extent cx="1473959" cy="645039"/>
            <wp:effectExtent l="0" t="0" r="0" b="3175"/>
            <wp:wrapNone/>
            <wp:docPr id="27" name="図 27" descr="https://www.insc.tohoku.ac.jp/japanese/wp-content/uploads/2025/03/logo-univ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insc.tohoku.ac.jp/japanese/wp-content/uploads/2025/03/logo-univ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73959" cy="645039"/>
                    </a:xfrm>
                    <a:prstGeom prst="rect">
                      <a:avLst/>
                    </a:prstGeom>
                    <a:noFill/>
                    <a:ln>
                      <a:noFill/>
                    </a:ln>
                  </pic:spPr>
                </pic:pic>
              </a:graphicData>
            </a:graphic>
            <wp14:sizeRelH relativeFrom="margin">
              <wp14:pctWidth>0</wp14:pctWidth>
            </wp14:sizeRelH>
            <wp14:sizeRelV relativeFrom="margin">
              <wp14:pctHeight>0</wp14:pctHeight>
            </wp14:sizeRelV>
          </wp:anchor>
        </w:drawing>
      </w:r>
    </w:ins>
    <w:r w:rsidR="00982FE6" w:rsidRPr="00305BEF">
      <w:rPr>
        <w:rFonts w:ascii="ＭＳ ゴシック" w:eastAsia="ＭＳ ゴシック" w:hAnsi="ＭＳ ゴシック"/>
        <w:noProof/>
        <w:sz w:val="36"/>
        <w:szCs w:val="36"/>
      </w:rPr>
      <w:drawing>
        <wp:anchor distT="0" distB="0" distL="114300" distR="114300" simplePos="0" relativeHeight="251677696" behindDoc="1" locked="0" layoutInCell="1" allowOverlap="1" wp14:anchorId="043E4A93" wp14:editId="7EE7008C">
          <wp:simplePos x="0" y="0"/>
          <wp:positionH relativeFrom="column">
            <wp:posOffset>2394585</wp:posOffset>
          </wp:positionH>
          <wp:positionV relativeFrom="paragraph">
            <wp:posOffset>132080</wp:posOffset>
          </wp:positionV>
          <wp:extent cx="1905000" cy="707047"/>
          <wp:effectExtent l="0" t="0" r="0" b="0"/>
          <wp:wrapNone/>
          <wp:docPr id="18" name="図 18" descr="C:\Users\tokiwa0319\Desktop\大学ロゴ\OU_CS_signature_D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kiwa0319\Desktop\大学ロゴ\OU_CS_signature_D03.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905000" cy="70704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D4ECEE" w14:textId="726BFA06" w:rsidR="00A42B3D" w:rsidRDefault="00A42B3D" w:rsidP="00A42B3D"/>
  <w:p w14:paraId="3292731A" w14:textId="6AB5A8DA" w:rsidR="00A42B3D" w:rsidRDefault="00A42B3D">
    <w:pPr>
      <w:tabs>
        <w:tab w:val="left" w:pos="1575"/>
        <w:tab w:val="left" w:pos="2115"/>
      </w:tabs>
      <w:pPrChange w:id="726" w:author="作成者">
        <w:pPr>
          <w:tabs>
            <w:tab w:val="left" w:pos="1575"/>
          </w:tabs>
        </w:pPr>
      </w:pPrChange>
    </w:pPr>
    <w:r>
      <w:tab/>
    </w:r>
    <w:ins w:id="727" w:author="作成者">
      <w:r w:rsidR="00B61B1E">
        <w:tab/>
      </w:r>
    </w:ins>
  </w:p>
  <w:p w14:paraId="3756840A" w14:textId="0D2E8068" w:rsidR="00A42B3D" w:rsidRDefault="00A42B3D">
    <w:pPr>
      <w:tabs>
        <w:tab w:val="left" w:pos="8340"/>
        <w:tab w:val="right" w:pos="9638"/>
      </w:tabs>
      <w:pPrChange w:id="728" w:author="作成者">
        <w:pPr>
          <w:tabs>
            <w:tab w:val="left" w:pos="8340"/>
          </w:tabs>
        </w:pPr>
      </w:pPrChange>
    </w:pPr>
    <w:r>
      <w:tab/>
    </w:r>
    <w:ins w:id="729" w:author="作成者">
      <w:r w:rsidR="000878E8">
        <w:tab/>
      </w:r>
    </w:ins>
  </w:p>
  <w:p w14:paraId="0D143413" w14:textId="6B372A9B" w:rsidR="00A42B3D" w:rsidRDefault="00982FE6">
    <w:pPr>
      <w:tabs>
        <w:tab w:val="left" w:pos="1935"/>
        <w:tab w:val="left" w:pos="2355"/>
        <w:tab w:val="left" w:pos="8340"/>
      </w:tabs>
      <w:pPrChange w:id="730" w:author="作成者">
        <w:pPr>
          <w:tabs>
            <w:tab w:val="left" w:pos="8340"/>
          </w:tabs>
        </w:pPr>
      </w:pPrChange>
    </w:pPr>
    <w:r>
      <w:tab/>
    </w:r>
    <w:ins w:id="731" w:author="作成者">
      <w:r w:rsidR="00B61B1E">
        <w:tab/>
      </w:r>
      <w:r w:rsidR="00B61B1E">
        <w:tab/>
      </w:r>
    </w:ins>
  </w:p>
  <w:p w14:paraId="5B1E7878" w14:textId="77777777" w:rsidR="00F02EE6" w:rsidRPr="00A42B3D" w:rsidRDefault="00A42B3D" w:rsidP="00A42B3D">
    <w:pPr>
      <w:ind w:firstLineChars="2500" w:firstLine="5500"/>
      <w:rPr>
        <w:sz w:val="22"/>
      </w:rPr>
    </w:pPr>
    <w:r>
      <w:rPr>
        <w:noProof/>
        <w:sz w:val="22"/>
      </w:rPr>
      <mc:AlternateContent>
        <mc:Choice Requires="wps">
          <w:drawing>
            <wp:anchor distT="0" distB="0" distL="114300" distR="114300" simplePos="0" relativeHeight="251675648" behindDoc="0" locked="0" layoutInCell="1" allowOverlap="1" wp14:anchorId="259ED92A" wp14:editId="59FDD7B4">
              <wp:simplePos x="0" y="0"/>
              <wp:positionH relativeFrom="column">
                <wp:posOffset>18415</wp:posOffset>
              </wp:positionH>
              <wp:positionV relativeFrom="paragraph">
                <wp:posOffset>259324</wp:posOffset>
              </wp:positionV>
              <wp:extent cx="6301740" cy="61595"/>
              <wp:effectExtent l="0" t="0" r="3810" b="0"/>
              <wp:wrapNone/>
              <wp:docPr id="10" name="正方形/長方形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1740" cy="61595"/>
                      </a:xfrm>
                      <a:prstGeom prst="rect">
                        <a:avLst/>
                      </a:prstGeom>
                      <a:solidFill>
                        <a:srgbClr val="313994"/>
                      </a:solidFill>
                      <a:ln w="9525">
                        <a:no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3B51A17C" id="正方形/長方形 10" o:spid="_x0000_s1026" style="position:absolute;left:0;text-align:left;margin-left:1.45pt;margin-top:20.4pt;width:496.2pt;height:4.8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" fillcolor="#313994" stroked="f">
              <v:textbox inset="5.85pt,.7pt,5.85pt,.7pt"/>
            </v:rect>
          </w:pict>
        </mc:Fallback>
      </mc:AlternateContent>
    </w:r>
    <w:r>
      <w:rPr>
        <w:noProof/>
        <w:sz w:val="22"/>
      </w:rPr>
      <mc:AlternateContent>
        <mc:Choice Requires="wps">
          <w:drawing>
            <wp:anchor distT="0" distB="0" distL="114300" distR="114300" simplePos="0" relativeHeight="251672576" behindDoc="0" locked="0" layoutInCell="1" allowOverlap="1" wp14:anchorId="7A48FE1C" wp14:editId="5D4983B0">
              <wp:simplePos x="0" y="0"/>
              <wp:positionH relativeFrom="column">
                <wp:posOffset>17145</wp:posOffset>
              </wp:positionH>
              <wp:positionV relativeFrom="paragraph">
                <wp:posOffset>-2540</wp:posOffset>
              </wp:positionV>
              <wp:extent cx="3148965" cy="190500"/>
              <wp:effectExtent l="0" t="0" r="0" b="2540"/>
              <wp:wrapNone/>
              <wp:docPr id="16" name="テキスト ボックス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965"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840E35" w14:textId="77777777" w:rsidR="00A42B3D" w:rsidRPr="009F16E0" w:rsidRDefault="00A42B3D" w:rsidP="00A42B3D">
                          <w:pPr>
                            <w:rPr>
                              <w:b/>
                              <w:w w:val="200"/>
                            </w:rPr>
                          </w:pPr>
                          <w:r w:rsidRPr="004F2393">
                            <w:rPr>
                              <w:rFonts w:hint="eastAsia"/>
                              <w:b/>
                              <w:w w:val="200"/>
                            </w:rPr>
                            <w:t>PRESS RELE</w:t>
                          </w:r>
                          <w:r>
                            <w:rPr>
                              <w:rFonts w:hint="eastAsia"/>
                              <w:b/>
                              <w:w w:val="200"/>
                            </w:rPr>
                            <w:t>ASE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48FE1C" id="_x0000_t202" coordsize="21600,21600" o:spt="202" path="m,l,21600r21600,l21600,xe">
              <v:stroke joinstyle="miter"/>
              <v:path gradientshapeok="t" o:connecttype="rect"/>
            </v:shapetype>
            <v:shape id="テキスト ボックス 16" o:spid="_x0000_s1034" type="#_x0000_t202" style="position:absolute;left:0;text-align:left;margin-left:1.35pt;margin-top:-.2pt;width:247.95pt;height: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" stroked="f">
              <v:textbox inset="5.85pt,.7pt,5.85pt,.7pt">
                <w:txbxContent>
                  <w:p w14:paraId="7E840E35" w14:textId="77777777" w:rsidR="00A42B3D" w:rsidRPr="009F16E0" w:rsidRDefault="00A42B3D" w:rsidP="00A42B3D">
                    <w:pPr>
                      <w:rPr>
                        <w:b/>
                        <w:w w:val="200"/>
                      </w:rPr>
                    </w:pPr>
                    <w:r w:rsidRPr="004F2393">
                      <w:rPr>
                        <w:rFonts w:hint="eastAsia"/>
                        <w:b/>
                        <w:w w:val="200"/>
                      </w:rPr>
                      <w:t>PRESS RELE</w:t>
                    </w:r>
                    <w:r>
                      <w:rPr>
                        <w:rFonts w:hint="eastAsia"/>
                        <w:b/>
                        <w:w w:val="200"/>
                      </w:rPr>
                      <w:t>ASE</w:t>
                    </w:r>
                  </w:p>
                </w:txbxContent>
              </v:textbox>
            </v:shape>
          </w:pict>
        </mc:Fallback>
      </mc:AlternateContent>
    </w:r>
    <w:r>
      <w:rPr>
        <w:noProof/>
        <w:sz w:val="22"/>
      </w:rPr>
      <mc:AlternateContent>
        <mc:Choice Requires="wps">
          <w:drawing>
            <wp:anchor distT="0" distB="0" distL="114300" distR="114300" simplePos="0" relativeHeight="251673600" behindDoc="0" locked="0" layoutInCell="1" allowOverlap="1" wp14:anchorId="684DD92B" wp14:editId="0D91257C">
              <wp:simplePos x="0" y="0"/>
              <wp:positionH relativeFrom="column">
                <wp:posOffset>17145</wp:posOffset>
              </wp:positionH>
              <wp:positionV relativeFrom="paragraph">
                <wp:posOffset>197485</wp:posOffset>
              </wp:positionV>
              <wp:extent cx="6301740" cy="61595"/>
              <wp:effectExtent l="0" t="0" r="3810" b="0"/>
              <wp:wrapNone/>
              <wp:docPr id="17" name="正方形/長方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1740" cy="61595"/>
                      </a:xfrm>
                      <a:prstGeom prst="rect">
                        <a:avLst/>
                      </a:prstGeom>
                      <a:solidFill>
                        <a:srgbClr val="007DC6"/>
                      </a:solidFill>
                      <a:ln w="9525">
                        <a:no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2C58FE3F" id="正方形/長方形 17" o:spid="_x0000_s1026" style="position:absolute;left:0;text-align:left;margin-left:1.35pt;margin-top:15.55pt;width:496.2pt;height:4.8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" fillcolor="#007dc6" stroked="f">
              <v:textbox inset="5.85pt,.7pt,5.85pt,.7pt"/>
            </v:rect>
          </w:pict>
        </mc:Fallback>
      </mc:AlternateConten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sz w:val="22"/>
      </w:rPr>
      <w:tab/>
    </w:r>
    <w:r>
      <w:rPr>
        <w:rFonts w:hint="eastAsia"/>
        <w:sz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80B1F4" w14:textId="77777777" w:rsidR="00B05B74" w:rsidRPr="004514B9" w:rsidRDefault="00B05B74" w:rsidP="00B05B74">
    <w:pPr>
      <w:jc w:val="left"/>
      <w:rPr>
        <w:rFonts w:ascii="ＭＳ ゴシック" w:eastAsia="ＭＳ ゴシック" w:hAnsi="ＭＳ ゴシック"/>
        <w:sz w:val="36"/>
        <w:szCs w:val="36"/>
      </w:rPr>
    </w:pPr>
    <w:r>
      <w:rPr>
        <w:rFonts w:ascii="ＭＳ ゴシック" w:eastAsia="ＭＳ ゴシック" w:hAnsi="ＭＳ ゴシック"/>
        <w:noProof/>
        <w:sz w:val="36"/>
        <w:szCs w:val="36"/>
      </w:rPr>
      <mc:AlternateContent>
        <mc:Choice Requires="wps">
          <w:drawing>
            <wp:anchor distT="0" distB="0" distL="114300" distR="114300" simplePos="0" relativeHeight="251667456" behindDoc="0" locked="0" layoutInCell="1" allowOverlap="1" wp14:anchorId="1457B7E1" wp14:editId="0435DE33">
              <wp:simplePos x="0" y="0"/>
              <wp:positionH relativeFrom="column">
                <wp:posOffset>5166360</wp:posOffset>
              </wp:positionH>
              <wp:positionV relativeFrom="paragraph">
                <wp:posOffset>151130</wp:posOffset>
              </wp:positionV>
              <wp:extent cx="1143000" cy="272415"/>
              <wp:effectExtent l="0" t="0" r="19050" b="13335"/>
              <wp:wrapNone/>
              <wp:docPr id="12" name="テキスト ボックス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2415"/>
                      </a:xfrm>
                      <a:prstGeom prst="rect">
                        <a:avLst/>
                      </a:prstGeom>
                      <a:solidFill>
                        <a:srgbClr val="FFFFFF"/>
                      </a:solidFill>
                      <a:ln w="9525">
                        <a:solidFill>
                          <a:srgbClr val="000000"/>
                        </a:solidFill>
                        <a:miter lim="800000"/>
                        <a:headEnd/>
                        <a:tailEnd/>
                      </a:ln>
                    </wps:spPr>
                    <wps:txbx>
                      <w:txbxContent>
                        <w:p w14:paraId="538D84F0" w14:textId="77777777" w:rsidR="00B05B74" w:rsidRPr="00E31FE0" w:rsidRDefault="00B05B74" w:rsidP="00B05B74">
                          <w:pPr>
                            <w:jc w:val="center"/>
                            <w:rPr>
                              <w:rFonts w:ascii="ＭＳ ゴシック" w:eastAsia="ＭＳ ゴシック" w:hAnsi="ＭＳ ゴシック"/>
                              <w:b/>
                            </w:rPr>
                          </w:pPr>
                          <w:r w:rsidRPr="00E31FE0">
                            <w:rPr>
                              <w:rFonts w:ascii="ＭＳ ゴシック" w:eastAsia="ＭＳ ゴシック" w:hAnsi="ＭＳ ゴシック" w:hint="eastAsia"/>
                              <w:b/>
                            </w:rPr>
                            <w:t>様式</w:t>
                          </w:r>
                          <w:r>
                            <w:rPr>
                              <w:rFonts w:ascii="ＭＳ ゴシック" w:eastAsia="ＭＳ ゴシック" w:hAnsi="ＭＳ ゴシック" w:hint="eastAsia"/>
                              <w:b/>
                            </w:rPr>
                            <w:t>５：</w:t>
                          </w:r>
                          <w:r>
                            <w:rPr>
                              <w:rFonts w:ascii="ＭＳ ゴシック" w:eastAsia="ＭＳ ゴシック" w:hAnsi="ＭＳ ゴシック"/>
                              <w:b/>
                            </w:rPr>
                            <w:t>記入例</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457B7E1" id="_x0000_t202" coordsize="21600,21600" o:spt="202" path="m,l,21600r21600,l21600,xe">
              <v:stroke joinstyle="miter"/>
              <v:path gradientshapeok="t" o:connecttype="rect"/>
            </v:shapetype>
            <v:shape id="テキスト ボックス 12" o:spid="_x0000_s1035" type="#_x0000_t202" style="position:absolute;margin-left:406.8pt;margin-top:11.9pt;width:90pt;height:21.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">
              <v:textbox>
                <w:txbxContent>
                  <w:p w14:paraId="538D84F0" w14:textId="77777777" w:rsidR="00B05B74" w:rsidRPr="00E31FE0" w:rsidRDefault="00B05B74" w:rsidP="00B05B74">
                    <w:pPr>
                      <w:jc w:val="center"/>
                      <w:rPr>
                        <w:rFonts w:ascii="ＭＳ ゴシック" w:eastAsia="ＭＳ ゴシック" w:hAnsi="ＭＳ ゴシック"/>
                        <w:b/>
                      </w:rPr>
                    </w:pPr>
                    <w:r w:rsidRPr="00E31FE0">
                      <w:rPr>
                        <w:rFonts w:ascii="ＭＳ ゴシック" w:eastAsia="ＭＳ ゴシック" w:hAnsi="ＭＳ ゴシック" w:hint="eastAsia"/>
                        <w:b/>
                      </w:rPr>
                      <w:t>様式</w:t>
                    </w:r>
                    <w:r>
                      <w:rPr>
                        <w:rFonts w:ascii="ＭＳ ゴシック" w:eastAsia="ＭＳ ゴシック" w:hAnsi="ＭＳ ゴシック" w:hint="eastAsia"/>
                        <w:b/>
                      </w:rPr>
                      <w:t>５：</w:t>
                    </w:r>
                    <w:r>
                      <w:rPr>
                        <w:rFonts w:ascii="ＭＳ ゴシック" w:eastAsia="ＭＳ ゴシック" w:hAnsi="ＭＳ ゴシック"/>
                        <w:b/>
                      </w:rPr>
                      <w:t>記入例</w:t>
                    </w:r>
                  </w:p>
                </w:txbxContent>
              </v:textbox>
            </v:shape>
          </w:pict>
        </mc:Fallback>
      </mc:AlternateContent>
    </w:r>
    <w:r>
      <w:rPr>
        <w:rFonts w:ascii="ＭＳ ゴシック" w:eastAsia="ＭＳ ゴシック" w:hAnsi="ＭＳ ゴシック"/>
        <w:noProof/>
        <w:sz w:val="36"/>
        <w:szCs w:val="36"/>
      </w:rPr>
      <mc:AlternateContent>
        <mc:Choice Requires="wps">
          <w:drawing>
            <wp:anchor distT="0" distB="0" distL="114300" distR="114300" simplePos="0" relativeHeight="251669504" behindDoc="0" locked="0" layoutInCell="1" allowOverlap="1" wp14:anchorId="219A0B7E" wp14:editId="2DB7A6C2">
              <wp:simplePos x="0" y="0"/>
              <wp:positionH relativeFrom="column">
                <wp:posOffset>2118360</wp:posOffset>
              </wp:positionH>
              <wp:positionV relativeFrom="paragraph">
                <wp:posOffset>151130</wp:posOffset>
              </wp:positionV>
              <wp:extent cx="1800225" cy="272415"/>
              <wp:effectExtent l="0" t="0" r="9525" b="0"/>
              <wp:wrapNone/>
              <wp:docPr id="8" name="テキスト ボックス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225" cy="272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8B8D46" w14:textId="77777777" w:rsidR="00B05B74" w:rsidRPr="00E31FE0" w:rsidRDefault="00B05B74" w:rsidP="00B05B74">
                          <w:pPr>
                            <w:jc w:val="center"/>
                            <w:rPr>
                              <w:rFonts w:ascii="ＭＳ ゴシック" w:eastAsia="ＭＳ ゴシック" w:hAnsi="ＭＳ ゴシック"/>
                              <w:b/>
                            </w:rPr>
                          </w:pPr>
                          <w:r>
                            <w:rPr>
                              <w:rFonts w:ascii="ＭＳ ゴシック" w:eastAsia="ＭＳ ゴシック" w:hAnsi="ＭＳ ゴシック" w:hint="eastAsia"/>
                              <w:b/>
                            </w:rPr>
                            <w:t>（研究成果発表：</w:t>
                          </w:r>
                          <w:r>
                            <w:rPr>
                              <w:rFonts w:ascii="ＭＳ ゴシック" w:eastAsia="ＭＳ ゴシック" w:hAnsi="ＭＳ ゴシック"/>
                              <w:b/>
                            </w:rPr>
                            <w:t>記入例</w:t>
                          </w:r>
                          <w:r>
                            <w:rPr>
                              <w:rFonts w:ascii="ＭＳ ゴシック" w:eastAsia="ＭＳ ゴシック" w:hAnsi="ＭＳ ゴシック" w:hint="eastAsia"/>
                              <w:b/>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9A0B7E" id="テキスト ボックス 8" o:spid="_x0000_s1036" type="#_x0000_t202" style="position:absolute;margin-left:166.8pt;margin-top:11.9pt;width:141.75pt;height:2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" stroked="f">
              <v:textbox>
                <w:txbxContent>
                  <w:p w14:paraId="4B8B8D46" w14:textId="77777777" w:rsidR="00B05B74" w:rsidRPr="00E31FE0" w:rsidRDefault="00B05B74" w:rsidP="00B05B74">
                    <w:pPr>
                      <w:jc w:val="center"/>
                      <w:rPr>
                        <w:rFonts w:ascii="ＭＳ ゴシック" w:eastAsia="ＭＳ ゴシック" w:hAnsi="ＭＳ ゴシック"/>
                        <w:b/>
                      </w:rPr>
                    </w:pPr>
                    <w:r>
                      <w:rPr>
                        <w:rFonts w:ascii="ＭＳ ゴシック" w:eastAsia="ＭＳ ゴシック" w:hAnsi="ＭＳ ゴシック" w:hint="eastAsia"/>
                        <w:b/>
                      </w:rPr>
                      <w:t>（研究成果発表：</w:t>
                    </w:r>
                    <w:r>
                      <w:rPr>
                        <w:rFonts w:ascii="ＭＳ ゴシック" w:eastAsia="ＭＳ ゴシック" w:hAnsi="ＭＳ ゴシック"/>
                        <w:b/>
                      </w:rPr>
                      <w:t>記入例</w:t>
                    </w:r>
                    <w:r>
                      <w:rPr>
                        <w:rFonts w:ascii="ＭＳ ゴシック" w:eastAsia="ＭＳ ゴシック" w:hAnsi="ＭＳ ゴシック" w:hint="eastAsia"/>
                        <w:b/>
                      </w:rPr>
                      <w:t>）</w:t>
                    </w:r>
                  </w:p>
                </w:txbxContent>
              </v:textbox>
            </v:shape>
          </w:pict>
        </mc:Fallback>
      </mc:AlternateContent>
    </w:r>
    <w:r w:rsidRPr="00305BEF">
      <w:rPr>
        <w:rFonts w:ascii="ＭＳ ゴシック" w:eastAsia="ＭＳ ゴシック" w:hAnsi="ＭＳ ゴシック"/>
        <w:noProof/>
        <w:sz w:val="36"/>
        <w:szCs w:val="36"/>
      </w:rPr>
      <w:drawing>
        <wp:anchor distT="0" distB="0" distL="114300" distR="114300" simplePos="0" relativeHeight="251670528" behindDoc="1" locked="0" layoutInCell="1" allowOverlap="1" wp14:anchorId="79852CFA" wp14:editId="051B5E1F">
          <wp:simplePos x="0" y="0"/>
          <wp:positionH relativeFrom="column">
            <wp:posOffset>4124960</wp:posOffset>
          </wp:positionH>
          <wp:positionV relativeFrom="paragraph">
            <wp:posOffset>308610</wp:posOffset>
          </wp:positionV>
          <wp:extent cx="2372995" cy="880745"/>
          <wp:effectExtent l="0" t="0" r="8255" b="0"/>
          <wp:wrapNone/>
          <wp:docPr id="15" name="図 15" descr="C:\Users\tokiwa0319\Desktop\大学ロゴ\OU_CS_signature_D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kiwa0319\Desktop\大学ロゴ\OU_CS_signature_D0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72995" cy="880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78BCD" w14:textId="77777777" w:rsidR="00B05B74" w:rsidRDefault="00B05B74" w:rsidP="00B05B74"/>
  <w:p w14:paraId="1BFAE6C1" w14:textId="77777777" w:rsidR="00B05B74" w:rsidRDefault="00B05B74" w:rsidP="00B05B74">
    <w:pPr>
      <w:tabs>
        <w:tab w:val="left" w:pos="1575"/>
      </w:tabs>
    </w:pPr>
    <w:r>
      <w:tab/>
    </w:r>
  </w:p>
  <w:p w14:paraId="03734532" w14:textId="77777777" w:rsidR="00B05B74" w:rsidRDefault="00B05B74" w:rsidP="00B05B74">
    <w:pPr>
      <w:tabs>
        <w:tab w:val="left" w:pos="8340"/>
      </w:tabs>
    </w:pPr>
    <w:r>
      <w:tab/>
    </w:r>
  </w:p>
  <w:p w14:paraId="783242C9" w14:textId="77777777" w:rsidR="00B05B74" w:rsidRDefault="00B05B74" w:rsidP="00B05B74"/>
  <w:p w14:paraId="3B391EFE" w14:textId="77777777" w:rsidR="00B05B74" w:rsidRDefault="00B05B74" w:rsidP="00B05B74">
    <w:pPr>
      <w:ind w:firstLineChars="2500" w:firstLine="5500"/>
      <w:rPr>
        <w:sz w:val="22"/>
      </w:rPr>
    </w:pPr>
    <w:r>
      <w:rPr>
        <w:noProof/>
        <w:sz w:val="22"/>
      </w:rPr>
      <mc:AlternateContent>
        <mc:Choice Requires="wps">
          <w:drawing>
            <wp:anchor distT="0" distB="0" distL="114300" distR="114300" simplePos="0" relativeHeight="251668480" behindDoc="0" locked="0" layoutInCell="1" allowOverlap="1" wp14:anchorId="05F682F0" wp14:editId="5D09E317">
              <wp:simplePos x="0" y="0"/>
              <wp:positionH relativeFrom="column">
                <wp:posOffset>18415</wp:posOffset>
              </wp:positionH>
              <wp:positionV relativeFrom="paragraph">
                <wp:posOffset>259324</wp:posOffset>
              </wp:positionV>
              <wp:extent cx="6301740" cy="61595"/>
              <wp:effectExtent l="0" t="0" r="3810" b="0"/>
              <wp:wrapNone/>
              <wp:docPr id="7" name="正方形/長方形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1740" cy="61595"/>
                      </a:xfrm>
                      <a:prstGeom prst="rect">
                        <a:avLst/>
                      </a:prstGeom>
                      <a:solidFill>
                        <a:srgbClr val="313994"/>
                      </a:solidFill>
                      <a:ln w="9525">
                        <a:no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6AD6A51D" id="正方形/長方形 7" o:spid="_x0000_s1026" style="position:absolute;left:0;text-align:left;margin-left:1.45pt;margin-top:20.4pt;width:496.2pt;height:4.8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" fillcolor="#313994" stroked="f">
              <v:textbox inset="5.85pt,.7pt,5.85pt,.7pt"/>
            </v:rect>
          </w:pict>
        </mc:Fallback>
      </mc:AlternateContent>
    </w:r>
    <w:r>
      <w:rPr>
        <w:noProof/>
        <w:sz w:val="22"/>
      </w:rPr>
      <mc:AlternateContent>
        <mc:Choice Requires="wps">
          <w:drawing>
            <wp:anchor distT="0" distB="0" distL="114300" distR="114300" simplePos="0" relativeHeight="251665408" behindDoc="0" locked="0" layoutInCell="1" allowOverlap="1" wp14:anchorId="5F59C225" wp14:editId="1179E8A6">
              <wp:simplePos x="0" y="0"/>
              <wp:positionH relativeFrom="column">
                <wp:posOffset>17145</wp:posOffset>
              </wp:positionH>
              <wp:positionV relativeFrom="paragraph">
                <wp:posOffset>-2540</wp:posOffset>
              </wp:positionV>
              <wp:extent cx="3148965" cy="190500"/>
              <wp:effectExtent l="0" t="0" r="0" b="2540"/>
              <wp:wrapNone/>
              <wp:docPr id="13" name="テキスト ボックス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8965" cy="190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541FA5" w14:textId="77777777" w:rsidR="00B05B74" w:rsidRPr="009F16E0" w:rsidRDefault="00B05B74" w:rsidP="00B05B74">
                          <w:pPr>
                            <w:rPr>
                              <w:b/>
                              <w:w w:val="200"/>
                            </w:rPr>
                          </w:pPr>
                          <w:r w:rsidRPr="004F2393">
                            <w:rPr>
                              <w:rFonts w:hint="eastAsia"/>
                              <w:b/>
                              <w:w w:val="200"/>
                            </w:rPr>
                            <w:t>PRESS RELE</w:t>
                          </w:r>
                          <w:r>
                            <w:rPr>
                              <w:rFonts w:hint="eastAsia"/>
                              <w:b/>
                              <w:w w:val="200"/>
                            </w:rPr>
                            <w:t>ASE</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9C225" id="テキスト ボックス 13" o:spid="_x0000_s1037" type="#_x0000_t202" style="position:absolute;left:0;text-align:left;margin-left:1.35pt;margin-top:-.2pt;width:247.95pt;height: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" stroked="f">
              <v:textbox inset="5.85pt,.7pt,5.85pt,.7pt">
                <w:txbxContent>
                  <w:p w14:paraId="76541FA5" w14:textId="77777777" w:rsidR="00B05B74" w:rsidRPr="009F16E0" w:rsidRDefault="00B05B74" w:rsidP="00B05B74">
                    <w:pPr>
                      <w:rPr>
                        <w:b/>
                        <w:w w:val="200"/>
                      </w:rPr>
                    </w:pPr>
                    <w:r w:rsidRPr="004F2393">
                      <w:rPr>
                        <w:rFonts w:hint="eastAsia"/>
                        <w:b/>
                        <w:w w:val="200"/>
                      </w:rPr>
                      <w:t>PRESS RELE</w:t>
                    </w:r>
                    <w:r>
                      <w:rPr>
                        <w:rFonts w:hint="eastAsia"/>
                        <w:b/>
                        <w:w w:val="200"/>
                      </w:rPr>
                      <w:t>ASE</w:t>
                    </w:r>
                  </w:p>
                </w:txbxContent>
              </v:textbox>
            </v:shape>
          </w:pict>
        </mc:Fallback>
      </mc:AlternateContent>
    </w:r>
    <w:r>
      <w:rPr>
        <w:noProof/>
        <w:sz w:val="22"/>
      </w:rPr>
      <mc:AlternateContent>
        <mc:Choice Requires="wps">
          <w:drawing>
            <wp:anchor distT="0" distB="0" distL="114300" distR="114300" simplePos="0" relativeHeight="251666432" behindDoc="0" locked="0" layoutInCell="1" allowOverlap="1" wp14:anchorId="0CDEEEAA" wp14:editId="5F76B8BD">
              <wp:simplePos x="0" y="0"/>
              <wp:positionH relativeFrom="column">
                <wp:posOffset>17145</wp:posOffset>
              </wp:positionH>
              <wp:positionV relativeFrom="paragraph">
                <wp:posOffset>197485</wp:posOffset>
              </wp:positionV>
              <wp:extent cx="6301740" cy="61595"/>
              <wp:effectExtent l="0" t="0" r="3810" b="0"/>
              <wp:wrapNone/>
              <wp:docPr id="14" name="正方形/長方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301740" cy="61595"/>
                      </a:xfrm>
                      <a:prstGeom prst="rect">
                        <a:avLst/>
                      </a:prstGeom>
                      <a:solidFill>
                        <a:srgbClr val="007DC6"/>
                      </a:solidFill>
                      <a:ln w="9525">
                        <a:noFill/>
                        <a:miter lim="800000"/>
                        <a:headEnd/>
                        <a:tailEnd/>
                      </a:ln>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57516242" id="正方形/長方形 14" o:spid="_x0000_s1026" style="position:absolute;left:0;text-align:left;margin-left:1.35pt;margin-top:15.55pt;width:496.2pt;height:4.8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" fillcolor="#007dc6" stroked="f">
              <v:textbox inset="5.85pt,.7pt,5.85pt,.7pt"/>
            </v:rect>
          </w:pict>
        </mc:Fallback>
      </mc:AlternateConten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sz w:val="22"/>
      </w:rPr>
      <w:tab/>
    </w:r>
    <w:r>
      <w:rPr>
        <w:rFonts w:hint="eastAsia"/>
        <w:sz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45677B"/>
    <w:multiLevelType w:val="hybridMultilevel"/>
    <w:tmpl w:val="0FDCC606"/>
    <w:lvl w:ilvl="0" w:tplc="35EAB61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removePersonalInformation/>
  <w:removeDateAndTime/>
  <w:bordersDoNotSurroundHeader/>
  <w:bordersDoNotSurroundFooter/>
  <w:proofState w:spelling="clean" w:grammar="dirty"/>
  <w:trackRevisions/>
  <w:defaultTabStop w:val="840"/>
  <w:drawingGridHorizontalSpacing w:val="105"/>
  <w:drawingGridVerticalSpacing w:val="375"/>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2CC"/>
    <w:rsid w:val="00021687"/>
    <w:rsid w:val="00042B6A"/>
    <w:rsid w:val="00052DB7"/>
    <w:rsid w:val="000544B5"/>
    <w:rsid w:val="000667BD"/>
    <w:rsid w:val="0006760B"/>
    <w:rsid w:val="00083A3A"/>
    <w:rsid w:val="000878E8"/>
    <w:rsid w:val="00094108"/>
    <w:rsid w:val="00096761"/>
    <w:rsid w:val="000B25F3"/>
    <w:rsid w:val="000D15CF"/>
    <w:rsid w:val="000D2A61"/>
    <w:rsid w:val="000F2F94"/>
    <w:rsid w:val="001128C7"/>
    <w:rsid w:val="001222FC"/>
    <w:rsid w:val="00144E2D"/>
    <w:rsid w:val="0015520D"/>
    <w:rsid w:val="00157924"/>
    <w:rsid w:val="00162035"/>
    <w:rsid w:val="001629EB"/>
    <w:rsid w:val="00170ACF"/>
    <w:rsid w:val="001860CB"/>
    <w:rsid w:val="00192316"/>
    <w:rsid w:val="001B5E99"/>
    <w:rsid w:val="001C1F1F"/>
    <w:rsid w:val="001E04D9"/>
    <w:rsid w:val="001F351F"/>
    <w:rsid w:val="00215BC4"/>
    <w:rsid w:val="002177DB"/>
    <w:rsid w:val="00217D41"/>
    <w:rsid w:val="002432CC"/>
    <w:rsid w:val="00253F6F"/>
    <w:rsid w:val="00255D32"/>
    <w:rsid w:val="00261303"/>
    <w:rsid w:val="00265952"/>
    <w:rsid w:val="00277981"/>
    <w:rsid w:val="002848FC"/>
    <w:rsid w:val="00290359"/>
    <w:rsid w:val="00293AD8"/>
    <w:rsid w:val="00294159"/>
    <w:rsid w:val="002A417D"/>
    <w:rsid w:val="002A4703"/>
    <w:rsid w:val="002B4E2C"/>
    <w:rsid w:val="002C425C"/>
    <w:rsid w:val="00300F87"/>
    <w:rsid w:val="003326F3"/>
    <w:rsid w:val="00333D4B"/>
    <w:rsid w:val="003528CD"/>
    <w:rsid w:val="00357A20"/>
    <w:rsid w:val="003762D0"/>
    <w:rsid w:val="00376692"/>
    <w:rsid w:val="00376BFD"/>
    <w:rsid w:val="00385964"/>
    <w:rsid w:val="003A18CF"/>
    <w:rsid w:val="003A6739"/>
    <w:rsid w:val="003E0028"/>
    <w:rsid w:val="003E16E0"/>
    <w:rsid w:val="003F5D8C"/>
    <w:rsid w:val="00406A63"/>
    <w:rsid w:val="00421F9C"/>
    <w:rsid w:val="00424C70"/>
    <w:rsid w:val="00443783"/>
    <w:rsid w:val="00444C46"/>
    <w:rsid w:val="00456383"/>
    <w:rsid w:val="00482C68"/>
    <w:rsid w:val="004A2B35"/>
    <w:rsid w:val="004B30A6"/>
    <w:rsid w:val="004C0920"/>
    <w:rsid w:val="004C2A55"/>
    <w:rsid w:val="004D300C"/>
    <w:rsid w:val="004D4C2F"/>
    <w:rsid w:val="004E1B7B"/>
    <w:rsid w:val="005043EE"/>
    <w:rsid w:val="0050581D"/>
    <w:rsid w:val="00553384"/>
    <w:rsid w:val="00565CCA"/>
    <w:rsid w:val="00577A72"/>
    <w:rsid w:val="00583039"/>
    <w:rsid w:val="00596736"/>
    <w:rsid w:val="00596E1C"/>
    <w:rsid w:val="005A1B29"/>
    <w:rsid w:val="005B19FC"/>
    <w:rsid w:val="005B2A9C"/>
    <w:rsid w:val="005C3ECB"/>
    <w:rsid w:val="005C4E82"/>
    <w:rsid w:val="005C568F"/>
    <w:rsid w:val="005E5675"/>
    <w:rsid w:val="00616A16"/>
    <w:rsid w:val="00625E81"/>
    <w:rsid w:val="00633AD6"/>
    <w:rsid w:val="00636A0F"/>
    <w:rsid w:val="00655228"/>
    <w:rsid w:val="006658EE"/>
    <w:rsid w:val="00675748"/>
    <w:rsid w:val="00677A8E"/>
    <w:rsid w:val="00680D3C"/>
    <w:rsid w:val="00685C75"/>
    <w:rsid w:val="00685DE6"/>
    <w:rsid w:val="006911A7"/>
    <w:rsid w:val="006926DB"/>
    <w:rsid w:val="006B067F"/>
    <w:rsid w:val="00705C6B"/>
    <w:rsid w:val="00724CCF"/>
    <w:rsid w:val="00773D25"/>
    <w:rsid w:val="007756D9"/>
    <w:rsid w:val="00777252"/>
    <w:rsid w:val="007A16BC"/>
    <w:rsid w:val="007A2AD9"/>
    <w:rsid w:val="007A3F18"/>
    <w:rsid w:val="007A6791"/>
    <w:rsid w:val="007B0685"/>
    <w:rsid w:val="007B078F"/>
    <w:rsid w:val="007C0AA9"/>
    <w:rsid w:val="007D03C5"/>
    <w:rsid w:val="007D1E7E"/>
    <w:rsid w:val="007E3B52"/>
    <w:rsid w:val="007E4B0E"/>
    <w:rsid w:val="007E4D8D"/>
    <w:rsid w:val="00800B2C"/>
    <w:rsid w:val="0081409F"/>
    <w:rsid w:val="00821459"/>
    <w:rsid w:val="00826139"/>
    <w:rsid w:val="008706C9"/>
    <w:rsid w:val="00874FA6"/>
    <w:rsid w:val="00890B0C"/>
    <w:rsid w:val="00896F0C"/>
    <w:rsid w:val="008A5ABB"/>
    <w:rsid w:val="008C0CF2"/>
    <w:rsid w:val="008D1165"/>
    <w:rsid w:val="008D3D0F"/>
    <w:rsid w:val="008F0353"/>
    <w:rsid w:val="00913ABC"/>
    <w:rsid w:val="00916739"/>
    <w:rsid w:val="00920263"/>
    <w:rsid w:val="009270D2"/>
    <w:rsid w:val="00934FCE"/>
    <w:rsid w:val="0093586F"/>
    <w:rsid w:val="00937ECA"/>
    <w:rsid w:val="00956217"/>
    <w:rsid w:val="009735D0"/>
    <w:rsid w:val="00982FE6"/>
    <w:rsid w:val="009A665E"/>
    <w:rsid w:val="009D6DCF"/>
    <w:rsid w:val="009E4438"/>
    <w:rsid w:val="009F2B29"/>
    <w:rsid w:val="00A03D37"/>
    <w:rsid w:val="00A10C4D"/>
    <w:rsid w:val="00A17A08"/>
    <w:rsid w:val="00A42B3D"/>
    <w:rsid w:val="00A47DB4"/>
    <w:rsid w:val="00A531C1"/>
    <w:rsid w:val="00A61E9D"/>
    <w:rsid w:val="00A65B27"/>
    <w:rsid w:val="00A77A00"/>
    <w:rsid w:val="00A82C8F"/>
    <w:rsid w:val="00A94EF6"/>
    <w:rsid w:val="00AA6CF1"/>
    <w:rsid w:val="00AB2461"/>
    <w:rsid w:val="00AF0408"/>
    <w:rsid w:val="00B05B74"/>
    <w:rsid w:val="00B10521"/>
    <w:rsid w:val="00B311B6"/>
    <w:rsid w:val="00B317E6"/>
    <w:rsid w:val="00B33D7B"/>
    <w:rsid w:val="00B61B1E"/>
    <w:rsid w:val="00BA0740"/>
    <w:rsid w:val="00BA26D3"/>
    <w:rsid w:val="00BA37F8"/>
    <w:rsid w:val="00BA69F6"/>
    <w:rsid w:val="00BB0B8A"/>
    <w:rsid w:val="00BD7FE8"/>
    <w:rsid w:val="00BE5542"/>
    <w:rsid w:val="00BF2AD7"/>
    <w:rsid w:val="00BF7524"/>
    <w:rsid w:val="00C06A31"/>
    <w:rsid w:val="00C2534E"/>
    <w:rsid w:val="00C32877"/>
    <w:rsid w:val="00C32EAE"/>
    <w:rsid w:val="00C42C0E"/>
    <w:rsid w:val="00C46795"/>
    <w:rsid w:val="00C4688B"/>
    <w:rsid w:val="00C503AF"/>
    <w:rsid w:val="00C679C5"/>
    <w:rsid w:val="00C707C5"/>
    <w:rsid w:val="00C7569F"/>
    <w:rsid w:val="00CA479F"/>
    <w:rsid w:val="00CB4A67"/>
    <w:rsid w:val="00CC16B1"/>
    <w:rsid w:val="00CC7F04"/>
    <w:rsid w:val="00CF33C2"/>
    <w:rsid w:val="00D06AA1"/>
    <w:rsid w:val="00D17534"/>
    <w:rsid w:val="00D17BB9"/>
    <w:rsid w:val="00D32C90"/>
    <w:rsid w:val="00D35E05"/>
    <w:rsid w:val="00D449A7"/>
    <w:rsid w:val="00D47A7C"/>
    <w:rsid w:val="00D559E6"/>
    <w:rsid w:val="00D666C9"/>
    <w:rsid w:val="00D74F2B"/>
    <w:rsid w:val="00D75A43"/>
    <w:rsid w:val="00D871EF"/>
    <w:rsid w:val="00D901A9"/>
    <w:rsid w:val="00D954FE"/>
    <w:rsid w:val="00DA306D"/>
    <w:rsid w:val="00DA684E"/>
    <w:rsid w:val="00DD5CDA"/>
    <w:rsid w:val="00DD5DC3"/>
    <w:rsid w:val="00E21486"/>
    <w:rsid w:val="00E401D9"/>
    <w:rsid w:val="00E63D46"/>
    <w:rsid w:val="00E81BCA"/>
    <w:rsid w:val="00E850F9"/>
    <w:rsid w:val="00E870B5"/>
    <w:rsid w:val="00EB2452"/>
    <w:rsid w:val="00EF50FC"/>
    <w:rsid w:val="00F02EE6"/>
    <w:rsid w:val="00F04B2E"/>
    <w:rsid w:val="00F108AC"/>
    <w:rsid w:val="00F20AFE"/>
    <w:rsid w:val="00F3266C"/>
    <w:rsid w:val="00F35483"/>
    <w:rsid w:val="00F35D71"/>
    <w:rsid w:val="00F41122"/>
    <w:rsid w:val="00F42A68"/>
    <w:rsid w:val="00F46370"/>
    <w:rsid w:val="00F51578"/>
    <w:rsid w:val="00F71940"/>
    <w:rsid w:val="00F92A94"/>
    <w:rsid w:val="00F934CD"/>
    <w:rsid w:val="00FA2D27"/>
    <w:rsid w:val="00FA3FE0"/>
    <w:rsid w:val="00FB58BC"/>
    <w:rsid w:val="00FD1AE9"/>
    <w:rsid w:val="00FD4ADD"/>
    <w:rsid w:val="00FE2C7B"/>
    <w:rsid w:val="00FF1EB7"/>
    <w:rsid w:val="00FF34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BEA4EA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432CC"/>
    <w:pPr>
      <w:tabs>
        <w:tab w:val="center" w:pos="4252"/>
        <w:tab w:val="right" w:pos="8504"/>
      </w:tabs>
      <w:snapToGrid w:val="0"/>
    </w:pPr>
  </w:style>
  <w:style w:type="character" w:customStyle="1" w:styleId="a4">
    <w:name w:val="ヘッダー (文字)"/>
    <w:basedOn w:val="a0"/>
    <w:link w:val="a3"/>
    <w:uiPriority w:val="99"/>
    <w:rsid w:val="002432CC"/>
  </w:style>
  <w:style w:type="paragraph" w:styleId="a5">
    <w:name w:val="footer"/>
    <w:basedOn w:val="a"/>
    <w:link w:val="a6"/>
    <w:uiPriority w:val="99"/>
    <w:unhideWhenUsed/>
    <w:rsid w:val="002432CC"/>
    <w:pPr>
      <w:tabs>
        <w:tab w:val="center" w:pos="4252"/>
        <w:tab w:val="right" w:pos="8504"/>
      </w:tabs>
      <w:snapToGrid w:val="0"/>
    </w:pPr>
  </w:style>
  <w:style w:type="character" w:customStyle="1" w:styleId="a6">
    <w:name w:val="フッター (文字)"/>
    <w:basedOn w:val="a0"/>
    <w:link w:val="a5"/>
    <w:uiPriority w:val="99"/>
    <w:rsid w:val="002432CC"/>
  </w:style>
  <w:style w:type="paragraph" w:styleId="a7">
    <w:name w:val="Date"/>
    <w:basedOn w:val="a"/>
    <w:next w:val="a"/>
    <w:link w:val="a8"/>
    <w:uiPriority w:val="99"/>
    <w:semiHidden/>
    <w:unhideWhenUsed/>
    <w:rsid w:val="002432CC"/>
  </w:style>
  <w:style w:type="character" w:customStyle="1" w:styleId="a8">
    <w:name w:val="日付 (文字)"/>
    <w:basedOn w:val="a0"/>
    <w:link w:val="a7"/>
    <w:uiPriority w:val="99"/>
    <w:semiHidden/>
    <w:rsid w:val="002432CC"/>
  </w:style>
  <w:style w:type="paragraph" w:styleId="a9">
    <w:name w:val="Balloon Text"/>
    <w:basedOn w:val="a"/>
    <w:link w:val="aa"/>
    <w:uiPriority w:val="99"/>
    <w:semiHidden/>
    <w:unhideWhenUsed/>
    <w:rsid w:val="00920263"/>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920263"/>
    <w:rPr>
      <w:rFonts w:asciiTheme="majorHAnsi" w:eastAsiaTheme="majorEastAsia" w:hAnsiTheme="majorHAnsi" w:cstheme="majorBidi"/>
      <w:sz w:val="18"/>
      <w:szCs w:val="18"/>
    </w:rPr>
  </w:style>
  <w:style w:type="paragraph" w:styleId="Web">
    <w:name w:val="Normal (Web)"/>
    <w:basedOn w:val="a"/>
    <w:uiPriority w:val="99"/>
    <w:unhideWhenUsed/>
    <w:rsid w:val="00F92A94"/>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b">
    <w:name w:val="Hyperlink"/>
    <w:basedOn w:val="a0"/>
    <w:uiPriority w:val="99"/>
    <w:unhideWhenUsed/>
    <w:rsid w:val="00A82C8F"/>
    <w:rPr>
      <w:color w:val="0563C1" w:themeColor="hyperlink"/>
      <w:u w:val="single"/>
    </w:rPr>
  </w:style>
  <w:style w:type="character" w:styleId="ac">
    <w:name w:val="Unresolved Mention"/>
    <w:basedOn w:val="a0"/>
    <w:uiPriority w:val="99"/>
    <w:semiHidden/>
    <w:unhideWhenUsed/>
    <w:rsid w:val="00A82C8F"/>
    <w:rPr>
      <w:color w:val="605E5C"/>
      <w:shd w:val="clear" w:color="auto" w:fill="E1DFDD"/>
    </w:rPr>
  </w:style>
  <w:style w:type="paragraph" w:styleId="ad">
    <w:name w:val="List Paragraph"/>
    <w:basedOn w:val="a"/>
    <w:uiPriority w:val="34"/>
    <w:qFormat/>
    <w:rsid w:val="00677A8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589647">
      <w:bodyDiv w:val="1"/>
      <w:marLeft w:val="0"/>
      <w:marRight w:val="0"/>
      <w:marTop w:val="0"/>
      <w:marBottom w:val="0"/>
      <w:divBdr>
        <w:top w:val="none" w:sz="0" w:space="0" w:color="auto"/>
        <w:left w:val="none" w:sz="0" w:space="0" w:color="auto"/>
        <w:bottom w:val="none" w:sz="0" w:space="0" w:color="auto"/>
        <w:right w:val="none" w:sz="0" w:space="0" w:color="auto"/>
      </w:divBdr>
      <w:divsChild>
        <w:div w:id="562256729">
          <w:marLeft w:val="0"/>
          <w:marRight w:val="0"/>
          <w:marTop w:val="0"/>
          <w:marBottom w:val="0"/>
          <w:divBdr>
            <w:top w:val="none" w:sz="0" w:space="0" w:color="auto"/>
            <w:left w:val="none" w:sz="0" w:space="0" w:color="auto"/>
            <w:bottom w:val="none" w:sz="0" w:space="0" w:color="auto"/>
            <w:right w:val="none" w:sz="0" w:space="0" w:color="auto"/>
          </w:divBdr>
          <w:divsChild>
            <w:div w:id="965163473">
              <w:marLeft w:val="0"/>
              <w:marRight w:val="0"/>
              <w:marTop w:val="0"/>
              <w:marBottom w:val="0"/>
              <w:divBdr>
                <w:top w:val="none" w:sz="0" w:space="0" w:color="auto"/>
                <w:left w:val="none" w:sz="0" w:space="0" w:color="auto"/>
                <w:bottom w:val="none" w:sz="0" w:space="0" w:color="auto"/>
                <w:right w:val="none" w:sz="0" w:space="0" w:color="auto"/>
              </w:divBdr>
              <w:divsChild>
                <w:div w:id="125389707">
                  <w:marLeft w:val="0"/>
                  <w:marRight w:val="0"/>
                  <w:marTop w:val="0"/>
                  <w:marBottom w:val="0"/>
                  <w:divBdr>
                    <w:top w:val="none" w:sz="0" w:space="0" w:color="auto"/>
                    <w:left w:val="none" w:sz="0" w:space="0" w:color="auto"/>
                    <w:bottom w:val="none" w:sz="0" w:space="0" w:color="auto"/>
                    <w:right w:val="none" w:sz="0" w:space="0" w:color="auto"/>
                  </w:divBdr>
                  <w:divsChild>
                    <w:div w:id="1116480845">
                      <w:marLeft w:val="0"/>
                      <w:marRight w:val="0"/>
                      <w:marTop w:val="0"/>
                      <w:marBottom w:val="0"/>
                      <w:divBdr>
                        <w:top w:val="none" w:sz="0" w:space="0" w:color="auto"/>
                        <w:left w:val="none" w:sz="0" w:space="0" w:color="auto"/>
                        <w:bottom w:val="none" w:sz="0" w:space="0" w:color="auto"/>
                        <w:right w:val="none" w:sz="0" w:space="0" w:color="auto"/>
                      </w:divBdr>
                      <w:divsChild>
                        <w:div w:id="61953682">
                          <w:marLeft w:val="0"/>
                          <w:marRight w:val="0"/>
                          <w:marTop w:val="0"/>
                          <w:marBottom w:val="0"/>
                          <w:divBdr>
                            <w:top w:val="none" w:sz="0" w:space="0" w:color="auto"/>
                            <w:left w:val="none" w:sz="0" w:space="0" w:color="auto"/>
                            <w:bottom w:val="none" w:sz="0" w:space="0" w:color="auto"/>
                            <w:right w:val="none" w:sz="0" w:space="0" w:color="auto"/>
                          </w:divBdr>
                          <w:divsChild>
                            <w:div w:id="1933395432">
                              <w:marLeft w:val="0"/>
                              <w:marRight w:val="0"/>
                              <w:marTop w:val="0"/>
                              <w:marBottom w:val="0"/>
                              <w:divBdr>
                                <w:top w:val="none" w:sz="0" w:space="0" w:color="auto"/>
                                <w:left w:val="none" w:sz="0" w:space="0" w:color="auto"/>
                                <w:bottom w:val="none" w:sz="0" w:space="0" w:color="auto"/>
                                <w:right w:val="none" w:sz="0" w:space="0" w:color="auto"/>
                              </w:divBdr>
                              <w:divsChild>
                                <w:div w:id="1999504390">
                                  <w:marLeft w:val="0"/>
                                  <w:marRight w:val="0"/>
                                  <w:marTop w:val="0"/>
                                  <w:marBottom w:val="0"/>
                                  <w:divBdr>
                                    <w:top w:val="none" w:sz="0" w:space="0" w:color="auto"/>
                                    <w:left w:val="none" w:sz="0" w:space="0" w:color="auto"/>
                                    <w:bottom w:val="none" w:sz="0" w:space="0" w:color="auto"/>
                                    <w:right w:val="none" w:sz="0" w:space="0" w:color="auto"/>
                                  </w:divBdr>
                                  <w:divsChild>
                                    <w:div w:id="935135035">
                                      <w:marLeft w:val="0"/>
                                      <w:marRight w:val="0"/>
                                      <w:marTop w:val="0"/>
                                      <w:marBottom w:val="0"/>
                                      <w:divBdr>
                                        <w:top w:val="none" w:sz="0" w:space="0" w:color="auto"/>
                                        <w:left w:val="none" w:sz="0" w:space="0" w:color="auto"/>
                                        <w:bottom w:val="none" w:sz="0" w:space="0" w:color="auto"/>
                                        <w:right w:val="none" w:sz="0" w:space="0" w:color="auto"/>
                                      </w:divBdr>
                                      <w:divsChild>
                                        <w:div w:id="1699742431">
                                          <w:marLeft w:val="0"/>
                                          <w:marRight w:val="0"/>
                                          <w:marTop w:val="0"/>
                                          <w:marBottom w:val="0"/>
                                          <w:divBdr>
                                            <w:top w:val="none" w:sz="0" w:space="0" w:color="auto"/>
                                            <w:left w:val="none" w:sz="0" w:space="0" w:color="auto"/>
                                            <w:bottom w:val="none" w:sz="0" w:space="0" w:color="auto"/>
                                            <w:right w:val="none" w:sz="0" w:space="0" w:color="auto"/>
                                          </w:divBdr>
                                          <w:divsChild>
                                            <w:div w:id="1348675706">
                                              <w:marLeft w:val="0"/>
                                              <w:marRight w:val="0"/>
                                              <w:marTop w:val="0"/>
                                              <w:marBottom w:val="0"/>
                                              <w:divBdr>
                                                <w:top w:val="none" w:sz="0" w:space="0" w:color="auto"/>
                                                <w:left w:val="none" w:sz="0" w:space="0" w:color="auto"/>
                                                <w:bottom w:val="none" w:sz="0" w:space="0" w:color="auto"/>
                                                <w:right w:val="none" w:sz="0" w:space="0" w:color="auto"/>
                                              </w:divBdr>
                                              <w:divsChild>
                                                <w:div w:id="2115519558">
                                                  <w:marLeft w:val="0"/>
                                                  <w:marRight w:val="0"/>
                                                  <w:marTop w:val="0"/>
                                                  <w:marBottom w:val="0"/>
                                                  <w:divBdr>
                                                    <w:top w:val="none" w:sz="0" w:space="0" w:color="auto"/>
                                                    <w:left w:val="none" w:sz="0" w:space="0" w:color="auto"/>
                                                    <w:bottom w:val="none" w:sz="0" w:space="0" w:color="auto"/>
                                                    <w:right w:val="none" w:sz="0" w:space="0" w:color="auto"/>
                                                  </w:divBdr>
                                                  <w:divsChild>
                                                    <w:div w:id="206775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203789">
      <w:bodyDiv w:val="1"/>
      <w:marLeft w:val="0"/>
      <w:marRight w:val="0"/>
      <w:marTop w:val="0"/>
      <w:marBottom w:val="0"/>
      <w:divBdr>
        <w:top w:val="none" w:sz="0" w:space="0" w:color="auto"/>
        <w:left w:val="none" w:sz="0" w:space="0" w:color="auto"/>
        <w:bottom w:val="none" w:sz="0" w:space="0" w:color="auto"/>
        <w:right w:val="none" w:sz="0" w:space="0" w:color="auto"/>
      </w:divBdr>
    </w:div>
    <w:div w:id="586498569">
      <w:bodyDiv w:val="1"/>
      <w:marLeft w:val="0"/>
      <w:marRight w:val="0"/>
      <w:marTop w:val="0"/>
      <w:marBottom w:val="0"/>
      <w:divBdr>
        <w:top w:val="none" w:sz="0" w:space="0" w:color="auto"/>
        <w:left w:val="none" w:sz="0" w:space="0" w:color="auto"/>
        <w:bottom w:val="none" w:sz="0" w:space="0" w:color="auto"/>
        <w:right w:val="none" w:sz="0" w:space="0" w:color="auto"/>
      </w:divBdr>
    </w:div>
    <w:div w:id="586810999">
      <w:bodyDiv w:val="1"/>
      <w:marLeft w:val="0"/>
      <w:marRight w:val="0"/>
      <w:marTop w:val="0"/>
      <w:marBottom w:val="0"/>
      <w:divBdr>
        <w:top w:val="none" w:sz="0" w:space="0" w:color="auto"/>
        <w:left w:val="none" w:sz="0" w:space="0" w:color="auto"/>
        <w:bottom w:val="none" w:sz="0" w:space="0" w:color="auto"/>
        <w:right w:val="none" w:sz="0" w:space="0" w:color="auto"/>
      </w:divBdr>
    </w:div>
    <w:div w:id="1370566169">
      <w:bodyDiv w:val="1"/>
      <w:marLeft w:val="0"/>
      <w:marRight w:val="0"/>
      <w:marTop w:val="0"/>
      <w:marBottom w:val="0"/>
      <w:divBdr>
        <w:top w:val="none" w:sz="0" w:space="0" w:color="auto"/>
        <w:left w:val="none" w:sz="0" w:space="0" w:color="auto"/>
        <w:bottom w:val="none" w:sz="0" w:space="0" w:color="auto"/>
        <w:right w:val="none" w:sz="0" w:space="0" w:color="auto"/>
      </w:divBdr>
    </w:div>
    <w:div w:id="1517772436">
      <w:bodyDiv w:val="1"/>
      <w:marLeft w:val="0"/>
      <w:marRight w:val="0"/>
      <w:marTop w:val="0"/>
      <w:marBottom w:val="0"/>
      <w:divBdr>
        <w:top w:val="none" w:sz="0" w:space="0" w:color="auto"/>
        <w:left w:val="none" w:sz="0" w:space="0" w:color="auto"/>
        <w:bottom w:val="none" w:sz="0" w:space="0" w:color="auto"/>
        <w:right w:val="none" w:sz="0" w:space="0" w:color="auto"/>
      </w:divBdr>
    </w:div>
    <w:div w:id="190541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theme" Target="theme/theme1.xml"/><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3.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36CE9-1AE9-4E70-9708-97A1F2379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1014</Words>
  <Characters>5786</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2026-04-11T17:16:00Z</dcterms:created>
  <dcterms:modified xsi:type="dcterms:W3CDTF">2026-04-11T17:51:00Z</dcterms:modified>
</cp:coreProperties>
</file>